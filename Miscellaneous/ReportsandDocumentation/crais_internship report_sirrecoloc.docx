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A5A8" w14:textId="04A8DEA0" w:rsidR="008A170F" w:rsidRDefault="0059075D">
      <w:pPr>
        <w:spacing w:after="0"/>
        <w:ind w:left="29"/>
        <w:jc w:val="center"/>
      </w:pPr>
      <w:r>
        <w:rPr>
          <w:rFonts w:ascii="Times New Roman" w:eastAsia="Times New Roman" w:hAnsi="Times New Roman" w:cs="Times New Roman"/>
          <w:sz w:val="21"/>
        </w:rPr>
        <w:t xml:space="preserve">            </w:t>
      </w:r>
      <w:r w:rsidR="008C010B" w:rsidRPr="004F2683">
        <w:rPr>
          <w:noProof/>
          <w:lang w:bidi="kn-IN"/>
        </w:rPr>
        <w:drawing>
          <wp:inline distT="0" distB="0" distL="0" distR="0" wp14:anchorId="21FF640C" wp14:editId="5DADDE53">
            <wp:extent cx="1164692" cy="541018"/>
            <wp:effectExtent l="0" t="0" r="3810" b="5715"/>
            <wp:docPr id="7" name="Picture 2">
              <a:extLst xmlns:a="http://schemas.openxmlformats.org/drawingml/2006/main">
                <a:ext uri="{FF2B5EF4-FFF2-40B4-BE49-F238E27FC236}">
                  <a16:creationId xmlns:a16="http://schemas.microsoft.com/office/drawing/2014/main" id="{4210DE6D-9F2B-8448-6501-F1186989C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4210DE6D-9F2B-8448-6501-F1186989C43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692" cy="5410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eastAsia="Times New Roman" w:hAnsi="Times New Roman" w:cs="Times New Roman"/>
          <w:sz w:val="30"/>
        </w:rPr>
        <w:t xml:space="preserve"> </w:t>
      </w:r>
    </w:p>
    <w:p w14:paraId="125ACEBD" w14:textId="77777777" w:rsidR="008A170F" w:rsidRDefault="0059075D">
      <w:pPr>
        <w:spacing w:after="90"/>
        <w:ind w:left="437"/>
        <w:jc w:val="center"/>
      </w:pPr>
      <w:r>
        <w:rPr>
          <w:rFonts w:ascii="Times New Roman" w:eastAsia="Times New Roman" w:hAnsi="Times New Roman" w:cs="Times New Roman"/>
          <w:sz w:val="19"/>
        </w:rPr>
        <w:t xml:space="preserve">(Established under Karnataka Act No. 16 of 2013) </w:t>
      </w:r>
    </w:p>
    <w:p w14:paraId="40B9DEAF" w14:textId="77777777" w:rsidR="008A170F" w:rsidRDefault="0059075D">
      <w:pPr>
        <w:spacing w:after="89" w:line="297" w:lineRule="auto"/>
        <w:ind w:left="4123" w:right="2206" w:hanging="1435"/>
      </w:pPr>
      <w:r>
        <w:rPr>
          <w:rFonts w:ascii="Times New Roman" w:eastAsia="Times New Roman" w:hAnsi="Times New Roman" w:cs="Times New Roman"/>
          <w:sz w:val="19"/>
        </w:rPr>
        <w:t xml:space="preserve">100-ft Ring Road, Bengaluru – 560 085, Karnataka, India </w:t>
      </w:r>
      <w:r>
        <w:rPr>
          <w:rFonts w:ascii="Times New Roman" w:eastAsia="Times New Roman" w:hAnsi="Times New Roman" w:cs="Times New Roman"/>
          <w:sz w:val="30"/>
        </w:rPr>
        <w:t xml:space="preserve"> </w:t>
      </w:r>
    </w:p>
    <w:p w14:paraId="35A0B7FE" w14:textId="77777777" w:rsidR="008A170F" w:rsidRDefault="0059075D">
      <w:pPr>
        <w:spacing w:after="182"/>
        <w:ind w:left="484" w:hanging="10"/>
        <w:jc w:val="center"/>
      </w:pPr>
      <w:r>
        <w:rPr>
          <w:rFonts w:ascii="Times New Roman" w:eastAsia="Times New Roman" w:hAnsi="Times New Roman" w:cs="Times New Roman"/>
          <w:sz w:val="30"/>
        </w:rPr>
        <w:t xml:space="preserve">       Internship Report on </w:t>
      </w:r>
    </w:p>
    <w:p w14:paraId="71BF4BA2" w14:textId="06161A00" w:rsidR="008A170F" w:rsidRDefault="0059075D">
      <w:pPr>
        <w:spacing w:after="174"/>
        <w:ind w:left="1111"/>
        <w:jc w:val="center"/>
      </w:pPr>
      <w:r>
        <w:rPr>
          <w:rFonts w:ascii="Times New Roman" w:eastAsia="Times New Roman" w:hAnsi="Times New Roman" w:cs="Times New Roman"/>
          <w:sz w:val="34"/>
        </w:rPr>
        <w:t xml:space="preserve"> “</w:t>
      </w:r>
      <w:r w:rsidR="00A72429">
        <w:rPr>
          <w:rFonts w:ascii="Times New Roman" w:eastAsia="Times New Roman" w:hAnsi="Times New Roman" w:cs="Times New Roman"/>
          <w:sz w:val="34"/>
        </w:rPr>
        <w:t xml:space="preserve">Diagnostics </w:t>
      </w:r>
      <w:ins w:id="0" w:author="Rangan MJ" w:date="2023-08-15T11:55:00Z">
        <w:del w:id="1" w:author="Srinidhi Betada" w:date="2023-08-23T13:33:00Z">
          <w:r w:rsidR="005F284D" w:rsidDel="0004228C">
            <w:rPr>
              <w:rFonts w:ascii="Times New Roman" w:eastAsia="Times New Roman" w:hAnsi="Times New Roman" w:cs="Times New Roman"/>
              <w:sz w:val="34"/>
            </w:rPr>
            <w:delText xml:space="preserve">Lab </w:delText>
          </w:r>
        </w:del>
      </w:ins>
      <w:del w:id="2" w:author="Srinidhi Betada" w:date="2023-08-23T13:33:00Z">
        <w:r w:rsidR="00A72429" w:rsidDel="0004228C">
          <w:rPr>
            <w:rFonts w:ascii="Times New Roman" w:eastAsia="Times New Roman" w:hAnsi="Times New Roman" w:cs="Times New Roman"/>
            <w:sz w:val="34"/>
          </w:rPr>
          <w:delText>A</w:delText>
        </w:r>
      </w:del>
      <w:r w:rsidR="00A72429">
        <w:rPr>
          <w:rFonts w:ascii="Times New Roman" w:eastAsia="Times New Roman" w:hAnsi="Times New Roman" w:cs="Times New Roman"/>
          <w:sz w:val="34"/>
        </w:rPr>
        <w:t>utomation</w:t>
      </w:r>
      <w:r>
        <w:rPr>
          <w:rFonts w:ascii="Times New Roman" w:eastAsia="Times New Roman" w:hAnsi="Times New Roman" w:cs="Times New Roman"/>
          <w:sz w:val="34"/>
        </w:rPr>
        <w:t xml:space="preserve">” </w:t>
      </w:r>
    </w:p>
    <w:p w14:paraId="52C5872D" w14:textId="77777777" w:rsidR="008A170F" w:rsidRDefault="0059075D">
      <w:pPr>
        <w:spacing w:after="30"/>
        <w:ind w:left="484" w:right="39" w:hanging="10"/>
        <w:jc w:val="center"/>
      </w:pPr>
      <w:r>
        <w:rPr>
          <w:rFonts w:ascii="Times New Roman" w:eastAsia="Times New Roman" w:hAnsi="Times New Roman" w:cs="Times New Roman"/>
          <w:sz w:val="30"/>
        </w:rPr>
        <w:t>Submitted by</w:t>
      </w:r>
      <w:r>
        <w:rPr>
          <w:rFonts w:ascii="Times New Roman" w:eastAsia="Times New Roman" w:hAnsi="Times New Roman" w:cs="Times New Roman"/>
          <w:sz w:val="38"/>
        </w:rPr>
        <w:t xml:space="preserve"> </w:t>
      </w:r>
    </w:p>
    <w:p w14:paraId="7EDFB6F7" w14:textId="529ED60D" w:rsidR="008A170F" w:rsidRDefault="00A72429">
      <w:pPr>
        <w:spacing w:after="124"/>
        <w:ind w:left="453" w:right="5" w:hanging="10"/>
        <w:jc w:val="center"/>
      </w:pPr>
      <w:r>
        <w:rPr>
          <w:rFonts w:ascii="Times New Roman" w:eastAsia="Times New Roman" w:hAnsi="Times New Roman" w:cs="Times New Roman"/>
          <w:sz w:val="26"/>
        </w:rPr>
        <w:t>Harshit</w:t>
      </w:r>
      <w:r w:rsidR="00B50269">
        <w:rPr>
          <w:rFonts w:ascii="Times New Roman" w:eastAsia="Times New Roman" w:hAnsi="Times New Roman" w:cs="Times New Roman"/>
          <w:sz w:val="26"/>
        </w:rPr>
        <w:t>h</w:t>
      </w:r>
      <w:r>
        <w:rPr>
          <w:rFonts w:ascii="Times New Roman" w:eastAsia="Times New Roman" w:hAnsi="Times New Roman" w:cs="Times New Roman"/>
          <w:sz w:val="26"/>
        </w:rPr>
        <w:t>a M</w:t>
      </w:r>
      <w:r w:rsidR="0059075D">
        <w:rPr>
          <w:rFonts w:ascii="Times New Roman" w:eastAsia="Times New Roman" w:hAnsi="Times New Roman" w:cs="Times New Roman"/>
          <w:sz w:val="26"/>
        </w:rPr>
        <w:t xml:space="preserve"> (PES1UG20EC</w:t>
      </w:r>
      <w:r>
        <w:rPr>
          <w:rFonts w:ascii="Times New Roman" w:eastAsia="Times New Roman" w:hAnsi="Times New Roman" w:cs="Times New Roman"/>
          <w:sz w:val="26"/>
        </w:rPr>
        <w:t>xxx</w:t>
      </w:r>
      <w:r w:rsidR="0059075D">
        <w:rPr>
          <w:rFonts w:ascii="Times New Roman" w:eastAsia="Times New Roman" w:hAnsi="Times New Roman" w:cs="Times New Roman"/>
          <w:sz w:val="26"/>
        </w:rPr>
        <w:t xml:space="preserve">) </w:t>
      </w:r>
    </w:p>
    <w:p w14:paraId="677B17F7" w14:textId="3D3B33AD" w:rsidR="008A170F" w:rsidRDefault="00A72429">
      <w:pPr>
        <w:spacing w:after="124"/>
        <w:ind w:left="453" w:right="5" w:hanging="10"/>
        <w:jc w:val="center"/>
      </w:pPr>
      <w:r>
        <w:rPr>
          <w:rFonts w:ascii="Times New Roman" w:eastAsia="Times New Roman" w:hAnsi="Times New Roman" w:cs="Times New Roman"/>
          <w:sz w:val="26"/>
        </w:rPr>
        <w:t>Srinidhi B S</w:t>
      </w:r>
      <w:r w:rsidR="0059075D">
        <w:rPr>
          <w:rFonts w:ascii="Times New Roman" w:eastAsia="Times New Roman" w:hAnsi="Times New Roman" w:cs="Times New Roman"/>
          <w:sz w:val="26"/>
        </w:rPr>
        <w:t xml:space="preserve"> (PES1UG20EC2</w:t>
      </w:r>
      <w:r>
        <w:rPr>
          <w:rFonts w:ascii="Times New Roman" w:eastAsia="Times New Roman" w:hAnsi="Times New Roman" w:cs="Times New Roman"/>
          <w:sz w:val="26"/>
        </w:rPr>
        <w:t>01</w:t>
      </w:r>
      <w:r w:rsidR="0059075D">
        <w:rPr>
          <w:rFonts w:ascii="Times New Roman" w:eastAsia="Times New Roman" w:hAnsi="Times New Roman" w:cs="Times New Roman"/>
          <w:sz w:val="26"/>
        </w:rPr>
        <w:t xml:space="preserve">) </w:t>
      </w:r>
    </w:p>
    <w:p w14:paraId="5FFBC63B" w14:textId="6F57D6F1" w:rsidR="008A170F" w:rsidRDefault="008A170F">
      <w:pPr>
        <w:spacing w:after="146"/>
        <w:ind w:left="514"/>
        <w:jc w:val="center"/>
      </w:pPr>
    </w:p>
    <w:p w14:paraId="58F0A7E3" w14:textId="3E89D393" w:rsidR="008A170F" w:rsidRDefault="0059075D">
      <w:pPr>
        <w:pStyle w:val="Heading1"/>
        <w:spacing w:after="74"/>
        <w:ind w:left="449" w:right="5" w:hanging="10"/>
      </w:pPr>
      <w:bookmarkStart w:id="3" w:name="_Toc142497760"/>
      <w:r>
        <w:rPr>
          <w:sz w:val="30"/>
        </w:rPr>
        <w:t>June – July 202</w:t>
      </w:r>
      <w:r w:rsidR="00A72429">
        <w:rPr>
          <w:sz w:val="30"/>
        </w:rPr>
        <w:t>3</w:t>
      </w:r>
      <w:bookmarkEnd w:id="3"/>
    </w:p>
    <w:p w14:paraId="2365A33B" w14:textId="77777777" w:rsidR="008A170F" w:rsidRDefault="0059075D">
      <w:pPr>
        <w:pStyle w:val="Heading2"/>
        <w:spacing w:after="211" w:line="266" w:lineRule="auto"/>
        <w:ind w:left="1477" w:right="1531"/>
      </w:pPr>
      <w:r>
        <w:rPr>
          <w:sz w:val="23"/>
        </w:rPr>
        <w:t xml:space="preserve">       </w:t>
      </w:r>
      <w:bookmarkStart w:id="4" w:name="_Toc142497761"/>
      <w:r>
        <w:rPr>
          <w:sz w:val="23"/>
        </w:rPr>
        <w:t>Under the Guidance of</w:t>
      </w:r>
      <w:bookmarkEnd w:id="4"/>
      <w:r>
        <w:rPr>
          <w:sz w:val="23"/>
        </w:rPr>
        <w:t xml:space="preserve"> </w:t>
      </w:r>
    </w:p>
    <w:p w14:paraId="0D33DA44" w14:textId="77777777" w:rsidR="008A170F" w:rsidRDefault="0059075D">
      <w:pPr>
        <w:spacing w:after="120"/>
        <w:ind w:left="739"/>
      </w:pPr>
      <w:r>
        <w:rPr>
          <w:rFonts w:ascii="Times New Roman" w:eastAsia="Times New Roman" w:hAnsi="Times New Roman" w:cs="Times New Roman"/>
          <w:sz w:val="30"/>
        </w:rPr>
        <w:t xml:space="preserve"> </w:t>
      </w:r>
      <w:r>
        <w:rPr>
          <w:rFonts w:ascii="Times New Roman" w:eastAsia="Times New Roman" w:hAnsi="Times New Roman" w:cs="Times New Roman"/>
          <w:sz w:val="30"/>
        </w:rPr>
        <w:tab/>
        <w:t xml:space="preserve"> </w:t>
      </w:r>
      <w:r>
        <w:rPr>
          <w:rFonts w:ascii="Times New Roman" w:eastAsia="Times New Roman" w:hAnsi="Times New Roman" w:cs="Times New Roman"/>
          <w:sz w:val="30"/>
        </w:rPr>
        <w:tab/>
        <w:t xml:space="preserve"> </w:t>
      </w:r>
      <w:r>
        <w:rPr>
          <w:rFonts w:ascii="Times New Roman" w:eastAsia="Times New Roman" w:hAnsi="Times New Roman" w:cs="Times New Roman"/>
          <w:sz w:val="30"/>
        </w:rPr>
        <w:tab/>
        <w:t xml:space="preserve"> </w:t>
      </w:r>
      <w:r>
        <w:rPr>
          <w:rFonts w:ascii="Times New Roman" w:eastAsia="Times New Roman" w:hAnsi="Times New Roman" w:cs="Times New Roman"/>
          <w:sz w:val="30"/>
        </w:rPr>
        <w:tab/>
        <w:t xml:space="preserve"> </w:t>
      </w:r>
    </w:p>
    <w:p w14:paraId="22DC4048" w14:textId="3ED5C3C9" w:rsidR="008A170F" w:rsidRDefault="00A72429">
      <w:pPr>
        <w:spacing w:after="124"/>
        <w:ind w:left="453" w:hanging="10"/>
        <w:jc w:val="center"/>
        <w:rPr>
          <w:rFonts w:ascii="Times New Roman" w:eastAsia="Times New Roman" w:hAnsi="Times New Roman" w:cs="Times New Roman"/>
          <w:sz w:val="26"/>
        </w:rPr>
      </w:pPr>
      <w:r w:rsidRPr="00A72429">
        <w:rPr>
          <w:rFonts w:ascii="Times New Roman" w:eastAsia="Times New Roman" w:hAnsi="Times New Roman" w:cs="Times New Roman"/>
          <w:sz w:val="26"/>
        </w:rPr>
        <w:t>Dr. Venkatarangan M J</w:t>
      </w:r>
      <w:r w:rsidR="0059075D">
        <w:rPr>
          <w:rFonts w:ascii="Times New Roman" w:eastAsia="Times New Roman" w:hAnsi="Times New Roman" w:cs="Times New Roman"/>
          <w:sz w:val="26"/>
        </w:rPr>
        <w:t xml:space="preserve"> </w:t>
      </w:r>
    </w:p>
    <w:p w14:paraId="6C22A452" w14:textId="0806E1AB" w:rsidR="00A72429" w:rsidRPr="00A72429" w:rsidRDefault="00A72429">
      <w:pPr>
        <w:spacing w:after="124"/>
        <w:ind w:left="453" w:hanging="10"/>
        <w:jc w:val="center"/>
        <w:rPr>
          <w:rFonts w:ascii="Times New Roman" w:eastAsia="Times New Roman" w:hAnsi="Times New Roman" w:cs="Times New Roman"/>
          <w:sz w:val="26"/>
        </w:rPr>
      </w:pPr>
      <w:r w:rsidRPr="00A72429">
        <w:rPr>
          <w:rFonts w:ascii="Times New Roman" w:eastAsia="Times New Roman" w:hAnsi="Times New Roman" w:cs="Times New Roman"/>
          <w:sz w:val="26"/>
        </w:rPr>
        <w:t>Professor</w:t>
      </w:r>
    </w:p>
    <w:p w14:paraId="769ADF0C" w14:textId="12E0516E" w:rsidR="008A170F" w:rsidRDefault="0059075D">
      <w:pPr>
        <w:spacing w:after="124"/>
        <w:ind w:left="453" w:right="5" w:hanging="10"/>
        <w:jc w:val="center"/>
      </w:pPr>
      <w:r>
        <w:rPr>
          <w:rFonts w:ascii="Times New Roman" w:eastAsia="Times New Roman" w:hAnsi="Times New Roman" w:cs="Times New Roman"/>
          <w:sz w:val="26"/>
        </w:rPr>
        <w:t xml:space="preserve"> Department </w:t>
      </w:r>
      <w:r w:rsidR="001453BB">
        <w:rPr>
          <w:rFonts w:ascii="Times New Roman" w:eastAsia="Times New Roman" w:hAnsi="Times New Roman" w:cs="Times New Roman"/>
          <w:sz w:val="26"/>
        </w:rPr>
        <w:t>of Electrical</w:t>
      </w:r>
      <w:r w:rsidR="00A72429">
        <w:rPr>
          <w:rFonts w:ascii="Times New Roman" w:eastAsia="Times New Roman" w:hAnsi="Times New Roman" w:cs="Times New Roman"/>
          <w:sz w:val="26"/>
        </w:rPr>
        <w:t xml:space="preserve"> and Electronics</w:t>
      </w:r>
      <w:r>
        <w:rPr>
          <w:rFonts w:ascii="Times New Roman" w:eastAsia="Times New Roman" w:hAnsi="Times New Roman" w:cs="Times New Roman"/>
          <w:sz w:val="26"/>
        </w:rPr>
        <w:t xml:space="preserve"> </w:t>
      </w:r>
    </w:p>
    <w:p w14:paraId="2E6BC7D8" w14:textId="77777777" w:rsidR="008A170F" w:rsidRDefault="0059075D">
      <w:pPr>
        <w:spacing w:after="124"/>
        <w:ind w:left="453" w:right="4" w:hanging="10"/>
        <w:jc w:val="center"/>
      </w:pPr>
      <w:r>
        <w:rPr>
          <w:rFonts w:ascii="Times New Roman" w:eastAsia="Times New Roman" w:hAnsi="Times New Roman" w:cs="Times New Roman"/>
          <w:sz w:val="26"/>
        </w:rPr>
        <w:t xml:space="preserve">PES University  </w:t>
      </w:r>
    </w:p>
    <w:p w14:paraId="77DE864D" w14:textId="77777777" w:rsidR="008A170F" w:rsidRDefault="0059075D">
      <w:pPr>
        <w:spacing w:after="88"/>
        <w:ind w:left="453" w:hanging="10"/>
        <w:jc w:val="center"/>
      </w:pPr>
      <w:r>
        <w:rPr>
          <w:rFonts w:ascii="Times New Roman" w:eastAsia="Times New Roman" w:hAnsi="Times New Roman" w:cs="Times New Roman"/>
          <w:sz w:val="26"/>
        </w:rPr>
        <w:t xml:space="preserve">Bengaluru </w:t>
      </w:r>
    </w:p>
    <w:p w14:paraId="2ED33A33" w14:textId="77777777" w:rsidR="008A170F" w:rsidRDefault="0059075D">
      <w:pPr>
        <w:spacing w:after="16"/>
        <w:ind w:left="739"/>
      </w:pPr>
      <w:r>
        <w:rPr>
          <w:rFonts w:ascii="Times New Roman" w:eastAsia="Times New Roman" w:hAnsi="Times New Roman" w:cs="Times New Roman"/>
          <w:sz w:val="23"/>
        </w:rPr>
        <w:t xml:space="preserve"> </w:t>
      </w:r>
    </w:p>
    <w:p w14:paraId="3E1F998C" w14:textId="5DBAF68D" w:rsidR="00A72429" w:rsidRDefault="0059075D" w:rsidP="002009A5">
      <w:pPr>
        <w:spacing w:after="18"/>
        <w:ind w:left="739"/>
        <w:rPr>
          <w:rFonts w:ascii="Times New Roman" w:eastAsia="Times New Roman" w:hAnsi="Times New Roman" w:cs="Times New Roman"/>
          <w:sz w:val="26"/>
        </w:rPr>
      </w:pPr>
      <w:r>
        <w:rPr>
          <w:rFonts w:ascii="Times New Roman" w:eastAsia="Times New Roman" w:hAnsi="Times New Roman" w:cs="Times New Roman"/>
          <w:sz w:val="23"/>
        </w:rPr>
        <w:t xml:space="preserve"> </w:t>
      </w:r>
    </w:p>
    <w:p w14:paraId="3D298FA6" w14:textId="77777777" w:rsidR="00A72429" w:rsidRDefault="00A72429">
      <w:pPr>
        <w:spacing w:after="0"/>
        <w:ind w:left="453" w:right="9" w:hanging="10"/>
        <w:jc w:val="center"/>
        <w:rPr>
          <w:rFonts w:ascii="Times New Roman" w:eastAsia="Times New Roman" w:hAnsi="Times New Roman" w:cs="Times New Roman"/>
          <w:sz w:val="26"/>
        </w:rPr>
      </w:pPr>
    </w:p>
    <w:p w14:paraId="762FBAC4" w14:textId="77777777" w:rsidR="00A72429" w:rsidRDefault="00A72429">
      <w:pPr>
        <w:spacing w:after="0"/>
        <w:ind w:left="453" w:right="9" w:hanging="10"/>
        <w:jc w:val="center"/>
        <w:rPr>
          <w:rFonts w:ascii="Times New Roman" w:eastAsia="Times New Roman" w:hAnsi="Times New Roman" w:cs="Times New Roman"/>
          <w:sz w:val="26"/>
        </w:rPr>
      </w:pPr>
    </w:p>
    <w:p w14:paraId="1096FDD8" w14:textId="77777777" w:rsidR="00A72429" w:rsidRDefault="00A72429">
      <w:pPr>
        <w:spacing w:after="0"/>
        <w:ind w:left="453" w:right="9" w:hanging="10"/>
        <w:jc w:val="center"/>
        <w:rPr>
          <w:rFonts w:ascii="Times New Roman" w:eastAsia="Times New Roman" w:hAnsi="Times New Roman" w:cs="Times New Roman"/>
          <w:sz w:val="26"/>
        </w:rPr>
      </w:pPr>
    </w:p>
    <w:p w14:paraId="6CDF0DEC" w14:textId="77777777" w:rsidR="00A72429" w:rsidRDefault="00A72429">
      <w:pPr>
        <w:spacing w:after="0"/>
        <w:ind w:left="453" w:right="9" w:hanging="10"/>
        <w:jc w:val="center"/>
        <w:rPr>
          <w:rFonts w:ascii="Times New Roman" w:eastAsia="Times New Roman" w:hAnsi="Times New Roman" w:cs="Times New Roman"/>
          <w:sz w:val="26"/>
        </w:rPr>
      </w:pPr>
    </w:p>
    <w:p w14:paraId="7FFDD863" w14:textId="77777777" w:rsidR="00A72429" w:rsidRDefault="00A72429">
      <w:pPr>
        <w:spacing w:after="0"/>
        <w:ind w:left="453" w:right="9" w:hanging="10"/>
        <w:jc w:val="center"/>
        <w:rPr>
          <w:rFonts w:ascii="Times New Roman" w:eastAsia="Times New Roman" w:hAnsi="Times New Roman" w:cs="Times New Roman"/>
          <w:sz w:val="26"/>
        </w:rPr>
      </w:pPr>
    </w:p>
    <w:p w14:paraId="257B30C8" w14:textId="77777777" w:rsidR="00A72429" w:rsidRDefault="00A72429">
      <w:pPr>
        <w:spacing w:after="0"/>
        <w:ind w:left="453" w:right="9" w:hanging="10"/>
        <w:jc w:val="center"/>
        <w:rPr>
          <w:rFonts w:ascii="Times New Roman" w:eastAsia="Times New Roman" w:hAnsi="Times New Roman" w:cs="Times New Roman"/>
          <w:sz w:val="26"/>
        </w:rPr>
      </w:pPr>
    </w:p>
    <w:p w14:paraId="00262BD0" w14:textId="77777777" w:rsidR="00A72429" w:rsidRDefault="00A72429">
      <w:pPr>
        <w:spacing w:after="0"/>
        <w:ind w:left="453" w:right="9" w:hanging="10"/>
        <w:jc w:val="center"/>
        <w:rPr>
          <w:rFonts w:ascii="Times New Roman" w:eastAsia="Times New Roman" w:hAnsi="Times New Roman" w:cs="Times New Roman"/>
          <w:sz w:val="26"/>
        </w:rPr>
      </w:pPr>
    </w:p>
    <w:p w14:paraId="5AF22F47" w14:textId="77777777" w:rsidR="00A72429" w:rsidRDefault="00A72429">
      <w:pPr>
        <w:spacing w:after="0"/>
        <w:ind w:left="453" w:right="9" w:hanging="10"/>
        <w:jc w:val="center"/>
        <w:rPr>
          <w:rFonts w:ascii="Times New Roman" w:eastAsia="Times New Roman" w:hAnsi="Times New Roman" w:cs="Times New Roman"/>
          <w:sz w:val="26"/>
        </w:rPr>
      </w:pPr>
    </w:p>
    <w:p w14:paraId="393A18CE" w14:textId="77777777" w:rsidR="00A72429" w:rsidRDefault="00A72429">
      <w:pPr>
        <w:spacing w:after="0"/>
        <w:ind w:left="453" w:right="9" w:hanging="10"/>
        <w:jc w:val="center"/>
        <w:rPr>
          <w:rFonts w:ascii="Times New Roman" w:eastAsia="Times New Roman" w:hAnsi="Times New Roman" w:cs="Times New Roman"/>
          <w:sz w:val="26"/>
        </w:rPr>
      </w:pPr>
    </w:p>
    <w:p w14:paraId="2ACAAFB8" w14:textId="77777777" w:rsidR="002009A5" w:rsidRDefault="002009A5">
      <w:pPr>
        <w:spacing w:after="0"/>
        <w:ind w:left="453" w:right="9" w:hanging="10"/>
        <w:jc w:val="center"/>
        <w:rPr>
          <w:rFonts w:ascii="Times New Roman" w:eastAsia="Times New Roman" w:hAnsi="Times New Roman" w:cs="Times New Roman"/>
          <w:sz w:val="26"/>
        </w:rPr>
      </w:pPr>
    </w:p>
    <w:p w14:paraId="7C587386" w14:textId="68915730" w:rsidR="008A170F" w:rsidRDefault="0059075D">
      <w:pPr>
        <w:spacing w:after="0"/>
        <w:ind w:left="453" w:right="9" w:hanging="10"/>
        <w:jc w:val="center"/>
      </w:pPr>
      <w:r>
        <w:rPr>
          <w:rFonts w:ascii="Times New Roman" w:eastAsia="Times New Roman" w:hAnsi="Times New Roman" w:cs="Times New Roman"/>
          <w:sz w:val="26"/>
        </w:rPr>
        <w:t xml:space="preserve">Centre for Robotics, Automation and Intelligent Systems (cRAIS) </w:t>
      </w:r>
    </w:p>
    <w:p w14:paraId="6854E8EB" w14:textId="77777777" w:rsidR="008A170F" w:rsidRDefault="0059075D">
      <w:pPr>
        <w:spacing w:after="128"/>
        <w:ind w:left="734" w:hanging="10"/>
      </w:pPr>
      <w:r>
        <w:rPr>
          <w:rFonts w:ascii="Times New Roman" w:eastAsia="Times New Roman" w:hAnsi="Times New Roman" w:cs="Times New Roman"/>
          <w:sz w:val="26"/>
        </w:rPr>
        <w:t>Room No. B-1212, 100 Feet Ring Road, BSK III Stage, Bangalore - 560085.</w:t>
      </w:r>
      <w:r>
        <w:rPr>
          <w:rFonts w:ascii="Times New Roman" w:eastAsia="Times New Roman" w:hAnsi="Times New Roman" w:cs="Times New Roman"/>
          <w:sz w:val="23"/>
        </w:rPr>
        <w:t xml:space="preserve"> </w:t>
      </w:r>
    </w:p>
    <w:p w14:paraId="1C786859" w14:textId="5B8FC8E1" w:rsidR="008A170F" w:rsidRDefault="008C010B">
      <w:pPr>
        <w:spacing w:after="6"/>
        <w:ind w:left="4546"/>
      </w:pPr>
      <w:r w:rsidRPr="004F2683">
        <w:rPr>
          <w:noProof/>
          <w:lang w:bidi="kn-IN"/>
        </w:rPr>
        <w:lastRenderedPageBreak/>
        <w:drawing>
          <wp:inline distT="0" distB="0" distL="0" distR="0" wp14:anchorId="623ECE7C" wp14:editId="1E844351">
            <wp:extent cx="1164692" cy="541018"/>
            <wp:effectExtent l="0" t="0" r="3810" b="5715"/>
            <wp:docPr id="773687104" name="Picture 773687104">
              <a:extLst xmlns:a="http://schemas.openxmlformats.org/drawingml/2006/main">
                <a:ext uri="{FF2B5EF4-FFF2-40B4-BE49-F238E27FC236}">
                  <a16:creationId xmlns:a16="http://schemas.microsoft.com/office/drawing/2014/main" id="{4210DE6D-9F2B-8448-6501-F1186989C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4210DE6D-9F2B-8448-6501-F1186989C43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692" cy="5410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247E42A" w14:textId="77777777" w:rsidR="008A170F" w:rsidRDefault="0059075D">
      <w:pPr>
        <w:spacing w:after="16"/>
        <w:ind w:left="2558"/>
      </w:pPr>
      <w:r>
        <w:rPr>
          <w:rFonts w:ascii="Times New Roman" w:eastAsia="Times New Roman" w:hAnsi="Times New Roman" w:cs="Times New Roman"/>
          <w:sz w:val="23"/>
        </w:rPr>
        <w:t xml:space="preserve"> </w:t>
      </w:r>
    </w:p>
    <w:p w14:paraId="2B090430" w14:textId="77777777" w:rsidR="008A170F" w:rsidRDefault="0059075D">
      <w:pPr>
        <w:spacing w:after="10" w:line="266" w:lineRule="auto"/>
        <w:ind w:left="1477" w:right="1030" w:hanging="10"/>
        <w:jc w:val="center"/>
      </w:pPr>
      <w:r>
        <w:rPr>
          <w:rFonts w:ascii="Times New Roman" w:eastAsia="Times New Roman" w:hAnsi="Times New Roman" w:cs="Times New Roman"/>
          <w:sz w:val="23"/>
        </w:rPr>
        <w:t xml:space="preserve">FACULTY OF ENGINEERING DEPARTMENT OF ELECTRICAL AND ELECTRONICS BACHELOR OF TECHNOLOGY </w:t>
      </w:r>
    </w:p>
    <w:p w14:paraId="13F2729E" w14:textId="77777777" w:rsidR="008A170F" w:rsidRDefault="0059075D">
      <w:pPr>
        <w:spacing w:after="246"/>
        <w:ind w:left="501"/>
        <w:jc w:val="center"/>
      </w:pPr>
      <w:r>
        <w:rPr>
          <w:rFonts w:ascii="Times New Roman" w:eastAsia="Times New Roman" w:hAnsi="Times New Roman" w:cs="Times New Roman"/>
          <w:sz w:val="23"/>
        </w:rPr>
        <w:t xml:space="preserve"> </w:t>
      </w:r>
    </w:p>
    <w:p w14:paraId="5723CE52" w14:textId="5ADECA1F" w:rsidR="008A170F" w:rsidRDefault="00054C37" w:rsidP="00054C37">
      <w:pPr>
        <w:pStyle w:val="Heading1"/>
        <w:tabs>
          <w:tab w:val="center" w:pos="4993"/>
        </w:tabs>
        <w:jc w:val="left"/>
      </w:pPr>
      <w:r>
        <w:tab/>
      </w:r>
      <w:bookmarkStart w:id="5" w:name="_Toc142497762"/>
      <w:r w:rsidR="0059075D">
        <w:t>CERTIFICATE</w:t>
      </w:r>
      <w:bookmarkEnd w:id="5"/>
      <w:r w:rsidR="0059075D">
        <w:t xml:space="preserve"> </w:t>
      </w:r>
    </w:p>
    <w:p w14:paraId="13AEFF1A" w14:textId="77777777" w:rsidR="008A170F" w:rsidRDefault="0059075D">
      <w:pPr>
        <w:spacing w:after="288"/>
        <w:ind w:left="434"/>
        <w:jc w:val="center"/>
      </w:pPr>
      <w:r>
        <w:rPr>
          <w:rFonts w:ascii="Times New Roman" w:eastAsia="Times New Roman" w:hAnsi="Times New Roman" w:cs="Times New Roman"/>
          <w:sz w:val="23"/>
        </w:rPr>
        <w:t xml:space="preserve">This is to certify that the Dissertation entitled  </w:t>
      </w:r>
      <w:r>
        <w:rPr>
          <w:rFonts w:ascii="Times New Roman" w:eastAsia="Times New Roman" w:hAnsi="Times New Roman" w:cs="Times New Roman"/>
          <w:sz w:val="26"/>
        </w:rPr>
        <w:t xml:space="preserve"> </w:t>
      </w:r>
    </w:p>
    <w:p w14:paraId="3B7D3DB8" w14:textId="2C65A198" w:rsidR="008A170F" w:rsidRDefault="0059075D">
      <w:pPr>
        <w:spacing w:after="39"/>
        <w:ind w:left="453" w:right="1" w:hanging="10"/>
        <w:jc w:val="center"/>
      </w:pPr>
      <w:r>
        <w:rPr>
          <w:rFonts w:ascii="Times New Roman" w:eastAsia="Times New Roman" w:hAnsi="Times New Roman" w:cs="Times New Roman"/>
          <w:sz w:val="38"/>
        </w:rPr>
        <w:t>“</w:t>
      </w:r>
      <w:r w:rsidR="00D57301" w:rsidRPr="00D57301">
        <w:rPr>
          <w:rFonts w:ascii="Times New Roman" w:eastAsia="Times New Roman" w:hAnsi="Times New Roman" w:cs="Times New Roman"/>
          <w:sz w:val="26"/>
        </w:rPr>
        <w:t>Automation for Diagnostics Lab</w:t>
      </w:r>
      <w:r>
        <w:rPr>
          <w:rFonts w:ascii="Times New Roman" w:eastAsia="Times New Roman" w:hAnsi="Times New Roman" w:cs="Times New Roman"/>
          <w:sz w:val="38"/>
        </w:rPr>
        <w:t xml:space="preserve">” </w:t>
      </w:r>
    </w:p>
    <w:p w14:paraId="4EB59B4D" w14:textId="77777777" w:rsidR="008A170F" w:rsidRDefault="0059075D">
      <w:pPr>
        <w:spacing w:after="154"/>
        <w:ind w:left="355"/>
        <w:jc w:val="center"/>
      </w:pPr>
      <w:r>
        <w:rPr>
          <w:rFonts w:ascii="Times New Roman" w:eastAsia="Times New Roman" w:hAnsi="Times New Roman" w:cs="Times New Roman"/>
          <w:sz w:val="21"/>
        </w:rPr>
        <w:t xml:space="preserve">Is a Bonafide work carried out by </w:t>
      </w:r>
    </w:p>
    <w:p w14:paraId="35D745EA" w14:textId="0DC003F6" w:rsidR="00A72429" w:rsidRDefault="008C010B" w:rsidP="00A72429">
      <w:pPr>
        <w:spacing w:after="124"/>
        <w:ind w:left="453" w:right="5" w:hanging="10"/>
        <w:jc w:val="center"/>
      </w:pPr>
      <w:r>
        <w:rPr>
          <w:rFonts w:ascii="Times New Roman" w:eastAsia="Times New Roman" w:hAnsi="Times New Roman" w:cs="Times New Roman"/>
          <w:sz w:val="26"/>
        </w:rPr>
        <w:t xml:space="preserve">M </w:t>
      </w:r>
      <w:r w:rsidR="00A72429">
        <w:rPr>
          <w:rFonts w:ascii="Times New Roman" w:eastAsia="Times New Roman" w:hAnsi="Times New Roman" w:cs="Times New Roman"/>
          <w:sz w:val="26"/>
        </w:rPr>
        <w:t>Harshit</w:t>
      </w:r>
      <w:r w:rsidR="00B50269">
        <w:rPr>
          <w:rFonts w:ascii="Times New Roman" w:eastAsia="Times New Roman" w:hAnsi="Times New Roman" w:cs="Times New Roman"/>
          <w:sz w:val="26"/>
        </w:rPr>
        <w:t>h</w:t>
      </w:r>
      <w:r w:rsidR="00A72429">
        <w:rPr>
          <w:rFonts w:ascii="Times New Roman" w:eastAsia="Times New Roman" w:hAnsi="Times New Roman" w:cs="Times New Roman"/>
          <w:sz w:val="26"/>
        </w:rPr>
        <w:t>a (PES1UG20EC</w:t>
      </w:r>
      <w:r>
        <w:rPr>
          <w:rFonts w:ascii="Times New Roman" w:eastAsia="Times New Roman" w:hAnsi="Times New Roman" w:cs="Times New Roman"/>
          <w:sz w:val="26"/>
        </w:rPr>
        <w:t>106</w:t>
      </w:r>
      <w:r w:rsidR="00A72429">
        <w:rPr>
          <w:rFonts w:ascii="Times New Roman" w:eastAsia="Times New Roman" w:hAnsi="Times New Roman" w:cs="Times New Roman"/>
          <w:sz w:val="26"/>
        </w:rPr>
        <w:t xml:space="preserve">) </w:t>
      </w:r>
    </w:p>
    <w:p w14:paraId="1EA1EA04" w14:textId="77777777" w:rsidR="00A72429" w:rsidRDefault="00A72429" w:rsidP="00A72429">
      <w:pPr>
        <w:spacing w:after="124"/>
        <w:ind w:left="453" w:right="5" w:hanging="10"/>
        <w:jc w:val="center"/>
        <w:rPr>
          <w:rFonts w:ascii="Times New Roman" w:eastAsia="Times New Roman" w:hAnsi="Times New Roman" w:cs="Times New Roman"/>
          <w:sz w:val="26"/>
        </w:rPr>
      </w:pPr>
      <w:r>
        <w:rPr>
          <w:rFonts w:ascii="Times New Roman" w:eastAsia="Times New Roman" w:hAnsi="Times New Roman" w:cs="Times New Roman"/>
          <w:sz w:val="26"/>
        </w:rPr>
        <w:t xml:space="preserve">Srinidhi B S (PES1UG20EC201) </w:t>
      </w:r>
    </w:p>
    <w:p w14:paraId="221FF1BE" w14:textId="787CEC01" w:rsidR="00A72429" w:rsidRDefault="005F284D" w:rsidP="00A72429">
      <w:pPr>
        <w:spacing w:after="124"/>
        <w:ind w:left="453" w:right="5" w:hanging="10"/>
        <w:jc w:val="center"/>
      </w:pPr>
      <w:ins w:id="6" w:author="Rangan MJ" w:date="2023-08-15T11:55:00Z">
        <w:r>
          <w:t>&lt; Update this to the latest certificate&gt;</w:t>
        </w:r>
      </w:ins>
    </w:p>
    <w:p w14:paraId="774BA5FF" w14:textId="20EFAD82" w:rsidR="008A170F" w:rsidRDefault="0059075D">
      <w:pPr>
        <w:spacing w:after="0" w:line="358" w:lineRule="auto"/>
        <w:ind w:left="739" w:right="304"/>
        <w:jc w:val="both"/>
      </w:pPr>
      <w:r>
        <w:rPr>
          <w:rFonts w:ascii="Times New Roman" w:eastAsia="Times New Roman" w:hAnsi="Times New Roman" w:cs="Times New Roman"/>
          <w:sz w:val="21"/>
        </w:rPr>
        <w:t xml:space="preserve">In partial </w:t>
      </w:r>
      <w:r w:rsidR="008C010B">
        <w:rPr>
          <w:rFonts w:ascii="Times New Roman" w:eastAsia="Times New Roman" w:hAnsi="Times New Roman" w:cs="Times New Roman"/>
          <w:sz w:val="21"/>
        </w:rPr>
        <w:t>fulfilment</w:t>
      </w:r>
      <w:r>
        <w:rPr>
          <w:rFonts w:ascii="Times New Roman" w:eastAsia="Times New Roman" w:hAnsi="Times New Roman" w:cs="Times New Roman"/>
          <w:sz w:val="21"/>
        </w:rPr>
        <w:t xml:space="preserve"> for the completion of __ semester course work in the Program of Study B. Tech in Electronics and Communication   under rules and regulations of PES University, Bengaluru during the period June-July 202</w:t>
      </w:r>
      <w:r w:rsidR="00B7264C">
        <w:rPr>
          <w:rFonts w:ascii="Times New Roman" w:eastAsia="Times New Roman" w:hAnsi="Times New Roman" w:cs="Times New Roman"/>
          <w:sz w:val="21"/>
        </w:rPr>
        <w:t>3</w:t>
      </w:r>
      <w:r>
        <w:rPr>
          <w:rFonts w:ascii="Times New Roman" w:eastAsia="Times New Roman" w:hAnsi="Times New Roman" w:cs="Times New Roman"/>
          <w:sz w:val="21"/>
        </w:rPr>
        <w:t xml:space="preserve">. It is certified that all corrections/suggestions indicated for internal assessment have been incorporated in the report. The dissertation has been approved as it satisfies the internship requirements in respect of project work.  </w:t>
      </w:r>
    </w:p>
    <w:p w14:paraId="2C2C21EC" w14:textId="77777777" w:rsidR="008A170F" w:rsidRDefault="0059075D">
      <w:pPr>
        <w:spacing w:after="98"/>
        <w:ind w:left="739"/>
      </w:pPr>
      <w:r>
        <w:rPr>
          <w:rFonts w:ascii="Times New Roman" w:eastAsia="Times New Roman" w:hAnsi="Times New Roman" w:cs="Times New Roman"/>
          <w:sz w:val="21"/>
        </w:rPr>
        <w:t xml:space="preserve"> </w:t>
      </w:r>
    </w:p>
    <w:p w14:paraId="341E1EFF" w14:textId="77777777" w:rsidR="008A170F" w:rsidRDefault="0059075D">
      <w:pPr>
        <w:spacing w:after="307"/>
        <w:ind w:left="739"/>
      </w:pPr>
      <w:r>
        <w:rPr>
          <w:rFonts w:ascii="Times New Roman" w:eastAsia="Times New Roman" w:hAnsi="Times New Roman" w:cs="Times New Roman"/>
          <w:sz w:val="21"/>
        </w:rPr>
        <w:t xml:space="preserve"> </w:t>
      </w:r>
    </w:p>
    <w:p w14:paraId="0297E253" w14:textId="3751E71D" w:rsidR="008A170F" w:rsidRDefault="0059075D">
      <w:pPr>
        <w:tabs>
          <w:tab w:val="center" w:pos="1674"/>
          <w:tab w:val="right" w:pos="9550"/>
        </w:tabs>
        <w:spacing w:after="136"/>
      </w:pPr>
      <w:r>
        <w:tab/>
      </w:r>
      <w:r>
        <w:rPr>
          <w:rFonts w:ascii="Times New Roman" w:eastAsia="Times New Roman" w:hAnsi="Times New Roman" w:cs="Times New Roman"/>
          <w:sz w:val="19"/>
        </w:rPr>
        <w:t xml:space="preserve">(Signature with date &amp; </w:t>
      </w:r>
      <w:r w:rsidR="00D035BB">
        <w:rPr>
          <w:rFonts w:ascii="Times New Roman" w:eastAsia="Times New Roman" w:hAnsi="Times New Roman" w:cs="Times New Roman"/>
          <w:sz w:val="19"/>
        </w:rPr>
        <w:t xml:space="preserve">Seal) </w:t>
      </w:r>
      <w:r w:rsidR="00D035BB">
        <w:rPr>
          <w:rFonts w:ascii="Times New Roman" w:eastAsia="Times New Roman" w:hAnsi="Times New Roman" w:cs="Times New Roman"/>
          <w:sz w:val="23"/>
        </w:rPr>
        <w:tab/>
      </w:r>
      <w:r>
        <w:rPr>
          <w:rFonts w:ascii="Times New Roman" w:eastAsia="Times New Roman" w:hAnsi="Times New Roman" w:cs="Times New Roman"/>
          <w:sz w:val="19"/>
        </w:rPr>
        <w:t xml:space="preserve">(Signature with date &amp; Seal) </w:t>
      </w:r>
    </w:p>
    <w:p w14:paraId="17D23AC9" w14:textId="77777777" w:rsidR="008A170F" w:rsidRDefault="0059075D">
      <w:pPr>
        <w:tabs>
          <w:tab w:val="center" w:pos="739"/>
          <w:tab w:val="center" w:pos="1674"/>
          <w:tab w:val="center" w:pos="8380"/>
        </w:tabs>
        <w:spacing w:after="83"/>
      </w:pPr>
      <w: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19"/>
        </w:rPr>
        <w:t xml:space="preserve">Internal Guide </w:t>
      </w:r>
      <w:r>
        <w:rPr>
          <w:rFonts w:ascii="Times New Roman" w:eastAsia="Times New Roman" w:hAnsi="Times New Roman" w:cs="Times New Roman"/>
          <w:sz w:val="19"/>
        </w:rPr>
        <w:tab/>
        <w:t xml:space="preserve">Dr. Shikha Tripathi </w:t>
      </w:r>
    </w:p>
    <w:p w14:paraId="7725E013" w14:textId="28D7DB48" w:rsidR="008A170F" w:rsidRDefault="00A72429" w:rsidP="00A72429">
      <w:pPr>
        <w:spacing w:after="124"/>
      </w:pPr>
      <w:r>
        <w:t xml:space="preserve">                </w:t>
      </w:r>
      <w:r w:rsidRPr="00A72429">
        <w:rPr>
          <w:rFonts w:ascii="Times New Roman" w:eastAsia="Times New Roman" w:hAnsi="Times New Roman" w:cs="Times New Roman"/>
          <w:sz w:val="19"/>
        </w:rPr>
        <w:t xml:space="preserve">Dr. Venkatarangan M J </w:t>
      </w:r>
      <w:r>
        <w:rPr>
          <w:rFonts w:ascii="Times New Roman" w:eastAsia="Times New Roman" w:hAnsi="Times New Roman" w:cs="Times New Roman"/>
          <w:sz w:val="19"/>
        </w:rPr>
        <w:t xml:space="preserve">                                                                         </w:t>
      </w:r>
      <w:r w:rsidR="0059075D">
        <w:rPr>
          <w:rFonts w:ascii="Times New Roman" w:eastAsia="Times New Roman" w:hAnsi="Times New Roman" w:cs="Times New Roman"/>
          <w:sz w:val="19"/>
        </w:rPr>
        <w:tab/>
      </w:r>
      <w:r>
        <w:rPr>
          <w:rFonts w:ascii="Times New Roman" w:eastAsia="Times New Roman" w:hAnsi="Times New Roman" w:cs="Times New Roman"/>
          <w:sz w:val="19"/>
        </w:rPr>
        <w:tab/>
        <w:t xml:space="preserve">           </w:t>
      </w:r>
      <w:r w:rsidR="001453BB">
        <w:rPr>
          <w:rFonts w:ascii="Times New Roman" w:eastAsia="Times New Roman" w:hAnsi="Times New Roman" w:cs="Times New Roman"/>
          <w:sz w:val="19"/>
        </w:rPr>
        <w:t>Director, cRAIS</w:t>
      </w:r>
      <w:r w:rsidR="0059075D">
        <w:rPr>
          <w:rFonts w:ascii="Times New Roman" w:eastAsia="Times New Roman" w:hAnsi="Times New Roman" w:cs="Times New Roman"/>
          <w:sz w:val="19"/>
        </w:rPr>
        <w:t xml:space="preserve"> </w:t>
      </w:r>
    </w:p>
    <w:p w14:paraId="03122C72" w14:textId="77777777" w:rsidR="008A170F" w:rsidRDefault="0059075D">
      <w:pPr>
        <w:tabs>
          <w:tab w:val="center" w:pos="739"/>
          <w:tab w:val="center" w:pos="1672"/>
          <w:tab w:val="center" w:pos="8380"/>
        </w:tabs>
        <w:spacing w:after="146"/>
      </w:pPr>
      <w: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19"/>
        </w:rPr>
        <w:t xml:space="preserve">Professor </w:t>
      </w:r>
      <w:r>
        <w:rPr>
          <w:rFonts w:ascii="Times New Roman" w:eastAsia="Times New Roman" w:hAnsi="Times New Roman" w:cs="Times New Roman"/>
          <w:sz w:val="19"/>
        </w:rPr>
        <w:tab/>
        <w:t>PES University</w:t>
      </w:r>
      <w:r>
        <w:rPr>
          <w:rFonts w:ascii="Times New Roman" w:eastAsia="Times New Roman" w:hAnsi="Times New Roman" w:cs="Times New Roman"/>
          <w:sz w:val="23"/>
        </w:rPr>
        <w:t xml:space="preserve"> </w:t>
      </w:r>
    </w:p>
    <w:p w14:paraId="6B3FC87C" w14:textId="13110C55" w:rsidR="008A170F" w:rsidRDefault="00A72429">
      <w:pPr>
        <w:spacing w:after="0"/>
        <w:ind w:left="-5" w:hanging="10"/>
      </w:pPr>
      <w:r>
        <w:rPr>
          <w:rFonts w:ascii="Times New Roman" w:eastAsia="Times New Roman" w:hAnsi="Times New Roman" w:cs="Times New Roman"/>
          <w:sz w:val="19"/>
        </w:rPr>
        <w:t xml:space="preserve">     </w:t>
      </w:r>
      <w:r w:rsidR="00D035BB">
        <w:rPr>
          <w:rFonts w:ascii="Times New Roman" w:eastAsia="Times New Roman" w:hAnsi="Times New Roman" w:cs="Times New Roman"/>
          <w:sz w:val="19"/>
        </w:rPr>
        <w:t xml:space="preserve">    </w:t>
      </w:r>
      <w:r w:rsidR="0059075D">
        <w:rPr>
          <w:rFonts w:ascii="Times New Roman" w:eastAsia="Times New Roman" w:hAnsi="Times New Roman" w:cs="Times New Roman"/>
          <w:sz w:val="19"/>
        </w:rPr>
        <w:t>Dept. of Elect</w:t>
      </w:r>
      <w:r>
        <w:rPr>
          <w:rFonts w:ascii="Times New Roman" w:eastAsia="Times New Roman" w:hAnsi="Times New Roman" w:cs="Times New Roman"/>
          <w:sz w:val="19"/>
        </w:rPr>
        <w:t>rical and Electronics</w:t>
      </w:r>
    </w:p>
    <w:p w14:paraId="08FB2A4C" w14:textId="77777777" w:rsidR="008A170F" w:rsidRDefault="0059075D">
      <w:pPr>
        <w:spacing w:after="93"/>
        <w:ind w:left="739"/>
      </w:pPr>
      <w:r>
        <w:rPr>
          <w:rFonts w:ascii="Times New Roman" w:eastAsia="Times New Roman" w:hAnsi="Times New Roman" w:cs="Times New Roman"/>
          <w:sz w:val="19"/>
        </w:rPr>
        <w:t xml:space="preserve">  </w:t>
      </w:r>
    </w:p>
    <w:p w14:paraId="269269B9" w14:textId="77777777" w:rsidR="008A170F" w:rsidRDefault="0059075D">
      <w:pPr>
        <w:spacing w:after="107"/>
        <w:ind w:left="739"/>
      </w:pPr>
      <w:r>
        <w:rPr>
          <w:rFonts w:ascii="Times New Roman" w:eastAsia="Times New Roman" w:hAnsi="Times New Roman" w:cs="Times New Roman"/>
          <w:sz w:val="19"/>
        </w:rPr>
        <w:t xml:space="preserve"> </w:t>
      </w:r>
    </w:p>
    <w:p w14:paraId="59EE95F4" w14:textId="77777777" w:rsidR="008A170F" w:rsidRDefault="0059075D">
      <w:pPr>
        <w:tabs>
          <w:tab w:val="center" w:pos="1588"/>
          <w:tab w:val="center" w:pos="2770"/>
          <w:tab w:val="center" w:pos="3447"/>
          <w:tab w:val="center" w:pos="4123"/>
          <w:tab w:val="center" w:pos="4800"/>
          <w:tab w:val="center" w:pos="5476"/>
          <w:tab w:val="center" w:pos="6153"/>
          <w:tab w:val="center" w:pos="7632"/>
        </w:tabs>
        <w:spacing w:after="132"/>
      </w:pPr>
      <w:r>
        <w:tab/>
      </w:r>
      <w:r>
        <w:rPr>
          <w:rFonts w:ascii="Times New Roman" w:eastAsia="Times New Roman" w:hAnsi="Times New Roman" w:cs="Times New Roman"/>
          <w:sz w:val="19"/>
        </w:rPr>
        <w:t xml:space="preserve">Name of Examiner: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Signature with date </w:t>
      </w:r>
    </w:p>
    <w:p w14:paraId="30FB90E0" w14:textId="77777777" w:rsidR="008A170F" w:rsidRDefault="0059075D">
      <w:pPr>
        <w:spacing w:after="107"/>
        <w:ind w:left="739"/>
      </w:pPr>
      <w:r>
        <w:rPr>
          <w:rFonts w:ascii="Times New Roman" w:eastAsia="Times New Roman" w:hAnsi="Times New Roman" w:cs="Times New Roman"/>
          <w:sz w:val="23"/>
        </w:rPr>
        <w:t xml:space="preserve">1. </w:t>
      </w:r>
    </w:p>
    <w:p w14:paraId="3DF1B60B" w14:textId="77777777" w:rsidR="008A170F" w:rsidRDefault="0059075D">
      <w:pPr>
        <w:spacing w:after="177"/>
        <w:ind w:left="734" w:hanging="10"/>
      </w:pPr>
      <w:r>
        <w:rPr>
          <w:rFonts w:ascii="Times New Roman" w:eastAsia="Times New Roman" w:hAnsi="Times New Roman" w:cs="Times New Roman"/>
          <w:sz w:val="23"/>
        </w:rPr>
        <w:t xml:space="preserve">2. </w:t>
      </w:r>
    </w:p>
    <w:p w14:paraId="7CE1A793" w14:textId="77777777" w:rsidR="008A170F" w:rsidRDefault="0059075D">
      <w:pPr>
        <w:spacing w:after="177"/>
        <w:ind w:left="734" w:hanging="10"/>
      </w:pPr>
      <w:r>
        <w:rPr>
          <w:rFonts w:ascii="Times New Roman" w:eastAsia="Times New Roman" w:hAnsi="Times New Roman" w:cs="Times New Roman"/>
          <w:sz w:val="23"/>
        </w:rPr>
        <w:t xml:space="preserve">3. </w:t>
      </w:r>
    </w:p>
    <w:p w14:paraId="77E69B99" w14:textId="77777777" w:rsidR="008A170F" w:rsidRDefault="0059075D">
      <w:pPr>
        <w:spacing w:after="145"/>
        <w:ind w:left="514"/>
        <w:jc w:val="center"/>
      </w:pPr>
      <w:r>
        <w:rPr>
          <w:rFonts w:ascii="Times New Roman" w:eastAsia="Times New Roman" w:hAnsi="Times New Roman" w:cs="Times New Roman"/>
          <w:sz w:val="30"/>
        </w:rPr>
        <w:lastRenderedPageBreak/>
        <w:t xml:space="preserve"> </w:t>
      </w:r>
    </w:p>
    <w:p w14:paraId="64EC3DAE" w14:textId="77777777" w:rsidR="008A170F" w:rsidRDefault="0059075D">
      <w:pPr>
        <w:pStyle w:val="Heading2"/>
        <w:ind w:left="449" w:right="7"/>
      </w:pPr>
      <w:bookmarkStart w:id="7" w:name="_Toc142497763"/>
      <w:r>
        <w:t>DECLARATION</w:t>
      </w:r>
      <w:bookmarkEnd w:id="7"/>
      <w:r>
        <w:rPr>
          <w:sz w:val="23"/>
        </w:rPr>
        <w:t xml:space="preserve"> </w:t>
      </w:r>
    </w:p>
    <w:p w14:paraId="56073B37" w14:textId="77777777" w:rsidR="008A170F" w:rsidRDefault="0059075D">
      <w:pPr>
        <w:spacing w:after="240"/>
        <w:ind w:left="739"/>
      </w:pPr>
      <w:r>
        <w:rPr>
          <w:rFonts w:ascii="Times New Roman" w:eastAsia="Times New Roman" w:hAnsi="Times New Roman" w:cs="Times New Roman"/>
          <w:sz w:val="26"/>
        </w:rPr>
        <w:t xml:space="preserve"> </w:t>
      </w:r>
    </w:p>
    <w:p w14:paraId="6E77823F" w14:textId="7AE5C255" w:rsidR="008A170F" w:rsidRPr="00C4149B" w:rsidRDefault="0059075D">
      <w:pPr>
        <w:spacing w:after="3" w:line="358" w:lineRule="auto"/>
        <w:ind w:left="734" w:right="293" w:hanging="10"/>
        <w:jc w:val="both"/>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I, </w:t>
      </w:r>
      <w:r w:rsidR="008C010B" w:rsidRPr="00C4149B">
        <w:rPr>
          <w:rFonts w:ascii="Times New Roman" w:eastAsia="SimSun" w:hAnsi="Times New Roman" w:cs="Times New Roman"/>
          <w:color w:val="auto"/>
          <w:kern w:val="0"/>
          <w:sz w:val="24"/>
          <w:szCs w:val="24"/>
          <w:lang w:val="en-US" w:eastAsia="zh-CN"/>
          <w14:ligatures w14:val="none"/>
        </w:rPr>
        <w:t xml:space="preserve">M </w:t>
      </w:r>
      <w:r w:rsidR="00B50269" w:rsidRPr="00C4149B">
        <w:rPr>
          <w:rFonts w:ascii="Times New Roman" w:eastAsia="SimSun" w:hAnsi="Times New Roman" w:cs="Times New Roman"/>
          <w:color w:val="auto"/>
          <w:kern w:val="0"/>
          <w:sz w:val="24"/>
          <w:szCs w:val="24"/>
          <w:lang w:val="en-US" w:eastAsia="zh-CN"/>
          <w14:ligatures w14:val="none"/>
        </w:rPr>
        <w:t>Harshitha</w:t>
      </w:r>
      <w:r w:rsidRPr="00C4149B">
        <w:rPr>
          <w:rFonts w:ascii="Times New Roman" w:eastAsia="SimSun" w:hAnsi="Times New Roman" w:cs="Times New Roman"/>
          <w:color w:val="auto"/>
          <w:kern w:val="0"/>
          <w:sz w:val="24"/>
          <w:szCs w:val="24"/>
          <w:lang w:val="en-US" w:eastAsia="zh-CN"/>
          <w14:ligatures w14:val="none"/>
        </w:rPr>
        <w:t xml:space="preserve">, hereby declare that the project entitled, </w:t>
      </w:r>
      <w:r w:rsidR="001453BB" w:rsidRPr="00C4149B">
        <w:rPr>
          <w:rFonts w:ascii="Times New Roman" w:eastAsia="SimSun" w:hAnsi="Times New Roman" w:cs="Times New Roman"/>
          <w:color w:val="auto"/>
          <w:kern w:val="0"/>
          <w:sz w:val="24"/>
          <w:szCs w:val="24"/>
          <w:lang w:val="en-US" w:eastAsia="zh-CN"/>
          <w14:ligatures w14:val="none"/>
        </w:rPr>
        <w:t>“Automation</w:t>
      </w:r>
      <w:r w:rsidR="00D57301" w:rsidRPr="00C4149B">
        <w:rPr>
          <w:rFonts w:ascii="Times New Roman" w:eastAsia="SimSun" w:hAnsi="Times New Roman" w:cs="Times New Roman"/>
          <w:color w:val="auto"/>
          <w:kern w:val="0"/>
          <w:sz w:val="24"/>
          <w:szCs w:val="24"/>
          <w:lang w:val="en-US" w:eastAsia="zh-CN"/>
          <w14:ligatures w14:val="none"/>
        </w:rPr>
        <w:t xml:space="preserve"> for Diagnostics Lab</w:t>
      </w:r>
      <w:r w:rsidR="001453BB" w:rsidRPr="00C4149B">
        <w:rPr>
          <w:rFonts w:ascii="Times New Roman" w:eastAsia="SimSun" w:hAnsi="Times New Roman" w:cs="Times New Roman"/>
          <w:color w:val="auto"/>
          <w:kern w:val="0"/>
          <w:sz w:val="24"/>
          <w:szCs w:val="24"/>
          <w:lang w:val="en-US" w:eastAsia="zh-CN"/>
          <w14:ligatures w14:val="none"/>
        </w:rPr>
        <w:t>,”</w:t>
      </w:r>
      <w:r w:rsidRPr="00C4149B">
        <w:rPr>
          <w:rFonts w:ascii="Times New Roman" w:eastAsia="SimSun" w:hAnsi="Times New Roman" w:cs="Times New Roman"/>
          <w:color w:val="auto"/>
          <w:kern w:val="0"/>
          <w:sz w:val="24"/>
          <w:szCs w:val="24"/>
          <w:lang w:val="en-US" w:eastAsia="zh-CN"/>
          <w14:ligatures w14:val="none"/>
        </w:rPr>
        <w:t xml:space="preserve"> is an original work done by me under the guidance of </w:t>
      </w:r>
      <w:r w:rsidR="001453BB" w:rsidRPr="00C4149B">
        <w:rPr>
          <w:rFonts w:ascii="Times New Roman" w:eastAsia="SimSun" w:hAnsi="Times New Roman" w:cs="Times New Roman"/>
          <w:color w:val="auto"/>
          <w:kern w:val="0"/>
          <w:sz w:val="24"/>
          <w:szCs w:val="24"/>
          <w:lang w:val="en-US" w:eastAsia="zh-CN"/>
          <w14:ligatures w14:val="none"/>
        </w:rPr>
        <w:t>Dr. Venkatarangan</w:t>
      </w:r>
      <w:r w:rsidR="00B50269" w:rsidRPr="00C4149B">
        <w:rPr>
          <w:rFonts w:ascii="Times New Roman" w:eastAsia="SimSun" w:hAnsi="Times New Roman" w:cs="Times New Roman"/>
          <w:color w:val="auto"/>
          <w:kern w:val="0"/>
          <w:sz w:val="24"/>
          <w:szCs w:val="24"/>
          <w:lang w:val="en-US" w:eastAsia="zh-CN"/>
          <w14:ligatures w14:val="none"/>
        </w:rPr>
        <w:t xml:space="preserve"> M J</w:t>
      </w:r>
      <w:r w:rsidRPr="00C4149B">
        <w:rPr>
          <w:rFonts w:ascii="Times New Roman" w:eastAsia="SimSun" w:hAnsi="Times New Roman" w:cs="Times New Roman"/>
          <w:color w:val="auto"/>
          <w:kern w:val="0"/>
          <w:sz w:val="24"/>
          <w:szCs w:val="24"/>
          <w:lang w:val="en-US" w:eastAsia="zh-CN"/>
          <w14:ligatures w14:val="none"/>
        </w:rPr>
        <w:t xml:space="preserve">, Dept. of </w:t>
      </w:r>
      <w:r w:rsidR="00B50269" w:rsidRPr="00C4149B">
        <w:rPr>
          <w:rFonts w:ascii="Times New Roman" w:eastAsia="SimSun" w:hAnsi="Times New Roman" w:cs="Times New Roman"/>
          <w:color w:val="auto"/>
          <w:kern w:val="0"/>
          <w:sz w:val="24"/>
          <w:szCs w:val="24"/>
          <w:lang w:val="en-US" w:eastAsia="zh-CN"/>
          <w14:ligatures w14:val="none"/>
        </w:rPr>
        <w:t xml:space="preserve">Electrical and </w:t>
      </w:r>
      <w:r w:rsidRPr="00C4149B">
        <w:rPr>
          <w:rFonts w:ascii="Times New Roman" w:eastAsia="SimSun" w:hAnsi="Times New Roman" w:cs="Times New Roman"/>
          <w:color w:val="auto"/>
          <w:kern w:val="0"/>
          <w:sz w:val="24"/>
          <w:szCs w:val="24"/>
          <w:lang w:val="en-US" w:eastAsia="zh-CN"/>
          <w14:ligatures w14:val="none"/>
        </w:rPr>
        <w:t xml:space="preserve">Electronics, and is being submitted in partial </w:t>
      </w:r>
      <w:r w:rsidR="006F3E53" w:rsidRPr="00C4149B">
        <w:rPr>
          <w:rFonts w:ascii="Times New Roman" w:eastAsia="SimSun" w:hAnsi="Times New Roman" w:cs="Times New Roman"/>
          <w:color w:val="auto"/>
          <w:kern w:val="0"/>
          <w:sz w:val="24"/>
          <w:szCs w:val="24"/>
          <w:lang w:val="en-US" w:eastAsia="zh-CN"/>
          <w14:ligatures w14:val="none"/>
        </w:rPr>
        <w:t>fulfilment</w:t>
      </w:r>
      <w:r w:rsidRPr="00C4149B">
        <w:rPr>
          <w:rFonts w:ascii="Times New Roman" w:eastAsia="SimSun" w:hAnsi="Times New Roman" w:cs="Times New Roman"/>
          <w:color w:val="auto"/>
          <w:kern w:val="0"/>
          <w:sz w:val="24"/>
          <w:szCs w:val="24"/>
          <w:lang w:val="en-US" w:eastAsia="zh-CN"/>
          <w14:ligatures w14:val="none"/>
        </w:rPr>
        <w:t xml:space="preserve"> of the requirements for completion of V</w:t>
      </w:r>
      <w:r w:rsidR="00B50269" w:rsidRPr="00C4149B">
        <w:rPr>
          <w:rFonts w:ascii="Times New Roman" w:eastAsia="SimSun" w:hAnsi="Times New Roman" w:cs="Times New Roman"/>
          <w:color w:val="auto"/>
          <w:kern w:val="0"/>
          <w:sz w:val="24"/>
          <w:szCs w:val="24"/>
          <w:lang w:val="en-US" w:eastAsia="zh-CN"/>
          <w14:ligatures w14:val="none"/>
        </w:rPr>
        <w:t>II</w:t>
      </w:r>
      <w:r w:rsidRPr="00C4149B">
        <w:rPr>
          <w:rFonts w:ascii="Times New Roman" w:eastAsia="SimSun" w:hAnsi="Times New Roman" w:cs="Times New Roman"/>
          <w:color w:val="auto"/>
          <w:kern w:val="0"/>
          <w:sz w:val="24"/>
          <w:szCs w:val="24"/>
          <w:lang w:val="en-US" w:eastAsia="zh-CN"/>
          <w14:ligatures w14:val="none"/>
        </w:rPr>
        <w:t xml:space="preserve"> Semester course work in the Program of Study B. Tech in </w:t>
      </w:r>
      <w:r w:rsidR="00B50269" w:rsidRPr="00C4149B">
        <w:rPr>
          <w:rFonts w:ascii="Times New Roman" w:eastAsia="SimSun" w:hAnsi="Times New Roman" w:cs="Times New Roman"/>
          <w:color w:val="auto"/>
          <w:kern w:val="0"/>
          <w:sz w:val="24"/>
          <w:szCs w:val="24"/>
          <w:lang w:val="en-US" w:eastAsia="zh-CN"/>
          <w14:ligatures w14:val="none"/>
        </w:rPr>
        <w:t>Electronics</w:t>
      </w:r>
      <w:r w:rsidR="00D57301" w:rsidRPr="00C4149B">
        <w:rPr>
          <w:rFonts w:ascii="Times New Roman" w:eastAsia="SimSun" w:hAnsi="Times New Roman" w:cs="Times New Roman"/>
          <w:color w:val="auto"/>
          <w:kern w:val="0"/>
          <w:sz w:val="24"/>
          <w:szCs w:val="24"/>
          <w:lang w:val="en-US" w:eastAsia="zh-CN"/>
          <w14:ligatures w14:val="none"/>
        </w:rPr>
        <w:t xml:space="preserve"> and </w:t>
      </w:r>
      <w:r w:rsidR="008C010B" w:rsidRPr="00C4149B">
        <w:rPr>
          <w:rFonts w:ascii="Times New Roman" w:eastAsia="SimSun" w:hAnsi="Times New Roman" w:cs="Times New Roman"/>
          <w:color w:val="auto"/>
          <w:kern w:val="0"/>
          <w:sz w:val="24"/>
          <w:szCs w:val="24"/>
          <w:lang w:val="en-US" w:eastAsia="zh-CN"/>
          <w14:ligatures w14:val="none"/>
        </w:rPr>
        <w:t>Communication</w:t>
      </w:r>
      <w:r w:rsidR="00B50269" w:rsidRPr="00C4149B">
        <w:rPr>
          <w:rFonts w:ascii="Times New Roman" w:eastAsia="SimSun" w:hAnsi="Times New Roman" w:cs="Times New Roman"/>
          <w:color w:val="auto"/>
          <w:kern w:val="0"/>
          <w:sz w:val="24"/>
          <w:szCs w:val="24"/>
          <w:lang w:val="en-US" w:eastAsia="zh-CN"/>
          <w14:ligatures w14:val="none"/>
        </w:rPr>
        <w:t xml:space="preserve"> </w:t>
      </w:r>
      <w:r w:rsidRPr="00C4149B">
        <w:rPr>
          <w:rFonts w:ascii="Times New Roman" w:eastAsia="SimSun" w:hAnsi="Times New Roman" w:cs="Times New Roman"/>
          <w:color w:val="auto"/>
          <w:kern w:val="0"/>
          <w:sz w:val="24"/>
          <w:szCs w:val="24"/>
          <w:lang w:val="en-US" w:eastAsia="zh-CN"/>
          <w14:ligatures w14:val="none"/>
        </w:rPr>
        <w:t xml:space="preserve">Engineering. </w:t>
      </w:r>
    </w:p>
    <w:p w14:paraId="79CC9FD9" w14:textId="77777777" w:rsidR="008A170F" w:rsidRPr="00C4149B" w:rsidRDefault="0059075D">
      <w:pPr>
        <w:spacing w:after="111"/>
        <w:ind w:left="739"/>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p w14:paraId="57834A51" w14:textId="16673513" w:rsidR="008A170F" w:rsidRPr="00C4149B" w:rsidRDefault="00B50269" w:rsidP="00B50269">
      <w:pPr>
        <w:spacing w:after="3" w:line="358" w:lineRule="auto"/>
        <w:ind w:left="734" w:right="293" w:hanging="10"/>
        <w:jc w:val="both"/>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I, Srinidhi B S, hereby declare that the project entitled, </w:t>
      </w:r>
      <w:r w:rsidR="001453BB" w:rsidRPr="00C4149B">
        <w:rPr>
          <w:rFonts w:ascii="Times New Roman" w:eastAsia="SimSun" w:hAnsi="Times New Roman" w:cs="Times New Roman"/>
          <w:color w:val="auto"/>
          <w:kern w:val="0"/>
          <w:sz w:val="24"/>
          <w:szCs w:val="24"/>
          <w:lang w:val="en-US" w:eastAsia="zh-CN"/>
          <w14:ligatures w14:val="none"/>
        </w:rPr>
        <w:t>“Automation</w:t>
      </w:r>
      <w:r w:rsidR="00D57301" w:rsidRPr="00C4149B">
        <w:rPr>
          <w:rFonts w:ascii="Times New Roman" w:eastAsia="SimSun" w:hAnsi="Times New Roman" w:cs="Times New Roman"/>
          <w:color w:val="auto"/>
          <w:kern w:val="0"/>
          <w:sz w:val="24"/>
          <w:szCs w:val="24"/>
          <w:lang w:val="en-US" w:eastAsia="zh-CN"/>
          <w14:ligatures w14:val="none"/>
        </w:rPr>
        <w:t xml:space="preserve"> for Diagnostics Lab</w:t>
      </w:r>
      <w:r w:rsidR="001453BB" w:rsidRPr="00C4149B">
        <w:rPr>
          <w:rFonts w:ascii="Times New Roman" w:eastAsia="SimSun" w:hAnsi="Times New Roman" w:cs="Times New Roman"/>
          <w:color w:val="auto"/>
          <w:kern w:val="0"/>
          <w:sz w:val="24"/>
          <w:szCs w:val="24"/>
          <w:lang w:val="en-US" w:eastAsia="zh-CN"/>
          <w14:ligatures w14:val="none"/>
        </w:rPr>
        <w:t>,”</w:t>
      </w:r>
      <w:r w:rsidRPr="00C4149B">
        <w:rPr>
          <w:rFonts w:ascii="Times New Roman" w:eastAsia="SimSun" w:hAnsi="Times New Roman" w:cs="Times New Roman"/>
          <w:color w:val="auto"/>
          <w:kern w:val="0"/>
          <w:sz w:val="24"/>
          <w:szCs w:val="24"/>
          <w:lang w:val="en-US" w:eastAsia="zh-CN"/>
          <w14:ligatures w14:val="none"/>
        </w:rPr>
        <w:t xml:space="preserve"> is an original work done by me under the guidance of </w:t>
      </w:r>
      <w:r w:rsidR="001453BB" w:rsidRPr="00C4149B">
        <w:rPr>
          <w:rFonts w:ascii="Times New Roman" w:eastAsia="SimSun" w:hAnsi="Times New Roman" w:cs="Times New Roman"/>
          <w:color w:val="auto"/>
          <w:kern w:val="0"/>
          <w:sz w:val="24"/>
          <w:szCs w:val="24"/>
          <w:lang w:val="en-US" w:eastAsia="zh-CN"/>
          <w14:ligatures w14:val="none"/>
        </w:rPr>
        <w:t>Dr. Venkatarangan</w:t>
      </w:r>
      <w:r w:rsidRPr="00C4149B">
        <w:rPr>
          <w:rFonts w:ascii="Times New Roman" w:eastAsia="SimSun" w:hAnsi="Times New Roman" w:cs="Times New Roman"/>
          <w:color w:val="auto"/>
          <w:kern w:val="0"/>
          <w:sz w:val="24"/>
          <w:szCs w:val="24"/>
          <w:lang w:val="en-US" w:eastAsia="zh-CN"/>
          <w14:ligatures w14:val="none"/>
        </w:rPr>
        <w:t xml:space="preserve"> M J, Dept. of Electrical and Electronics, and is being submitted in partial </w:t>
      </w:r>
      <w:r w:rsidR="001453BB" w:rsidRPr="00C4149B">
        <w:rPr>
          <w:rFonts w:ascii="Times New Roman" w:eastAsia="SimSun" w:hAnsi="Times New Roman" w:cs="Times New Roman"/>
          <w:color w:val="auto"/>
          <w:kern w:val="0"/>
          <w:sz w:val="24"/>
          <w:szCs w:val="24"/>
          <w:lang w:val="en-US" w:eastAsia="zh-CN"/>
          <w14:ligatures w14:val="none"/>
        </w:rPr>
        <w:t>fulfilment</w:t>
      </w:r>
      <w:r w:rsidRPr="00C4149B">
        <w:rPr>
          <w:rFonts w:ascii="Times New Roman" w:eastAsia="SimSun" w:hAnsi="Times New Roman" w:cs="Times New Roman"/>
          <w:color w:val="auto"/>
          <w:kern w:val="0"/>
          <w:sz w:val="24"/>
          <w:szCs w:val="24"/>
          <w:lang w:val="en-US" w:eastAsia="zh-CN"/>
          <w14:ligatures w14:val="none"/>
        </w:rPr>
        <w:t xml:space="preserve"> of the requirements for completion of VII Semester course work in the Program of Study B. Tech in </w:t>
      </w:r>
      <w:r w:rsidR="00EB71D3" w:rsidRPr="00C4149B">
        <w:rPr>
          <w:rFonts w:ascii="Times New Roman" w:eastAsia="SimSun" w:hAnsi="Times New Roman" w:cs="Times New Roman"/>
          <w:color w:val="auto"/>
          <w:kern w:val="0"/>
          <w:sz w:val="24"/>
          <w:szCs w:val="24"/>
          <w:lang w:val="en-US" w:eastAsia="zh-CN"/>
          <w14:ligatures w14:val="none"/>
        </w:rPr>
        <w:t xml:space="preserve">Electronics and </w:t>
      </w:r>
      <w:r w:rsidR="001453BB" w:rsidRPr="00C4149B">
        <w:rPr>
          <w:rFonts w:ascii="Times New Roman" w:eastAsia="SimSun" w:hAnsi="Times New Roman" w:cs="Times New Roman"/>
          <w:color w:val="auto"/>
          <w:kern w:val="0"/>
          <w:sz w:val="24"/>
          <w:szCs w:val="24"/>
          <w:lang w:val="en-US" w:eastAsia="zh-CN"/>
          <w14:ligatures w14:val="none"/>
        </w:rPr>
        <w:t>Communication</w:t>
      </w:r>
      <w:r w:rsidRPr="00C4149B">
        <w:rPr>
          <w:rFonts w:ascii="Times New Roman" w:eastAsia="SimSun" w:hAnsi="Times New Roman" w:cs="Times New Roman"/>
          <w:color w:val="auto"/>
          <w:kern w:val="0"/>
          <w:sz w:val="24"/>
          <w:szCs w:val="24"/>
          <w:lang w:val="en-US" w:eastAsia="zh-CN"/>
          <w14:ligatures w14:val="none"/>
        </w:rPr>
        <w:t xml:space="preserve"> Engineering. </w:t>
      </w:r>
    </w:p>
    <w:p w14:paraId="62C6EEB3" w14:textId="77777777" w:rsidR="008A170F" w:rsidRDefault="0059075D">
      <w:pPr>
        <w:spacing w:after="71"/>
        <w:ind w:left="739"/>
      </w:pPr>
      <w:r>
        <w:rPr>
          <w:rFonts w:ascii="Times New Roman" w:eastAsia="Times New Roman" w:hAnsi="Times New Roman" w:cs="Times New Roman"/>
          <w:sz w:val="26"/>
        </w:rPr>
        <w:t xml:space="preserve"> </w:t>
      </w:r>
    </w:p>
    <w:p w14:paraId="04C02ABD" w14:textId="77777777" w:rsidR="008A170F" w:rsidRPr="00C4149B" w:rsidRDefault="0059075D">
      <w:pPr>
        <w:spacing w:after="98"/>
        <w:ind w:left="734" w:hanging="10"/>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PLACE: BENGALURU </w:t>
      </w:r>
    </w:p>
    <w:p w14:paraId="5B3442BD" w14:textId="08BA9219" w:rsidR="008A170F" w:rsidRPr="00C4149B" w:rsidRDefault="0059075D">
      <w:pPr>
        <w:pStyle w:val="Heading3"/>
        <w:ind w:left="734"/>
        <w:rPr>
          <w:rFonts w:eastAsia="SimSun"/>
          <w:color w:val="auto"/>
          <w:kern w:val="0"/>
          <w:sz w:val="24"/>
          <w:szCs w:val="24"/>
          <w:lang w:val="en-US" w:eastAsia="zh-CN"/>
          <w14:ligatures w14:val="none"/>
        </w:rPr>
      </w:pPr>
      <w:bookmarkStart w:id="8" w:name="_Toc142497764"/>
      <w:r w:rsidRPr="00C4149B">
        <w:rPr>
          <w:rFonts w:eastAsia="SimSun"/>
          <w:color w:val="auto"/>
          <w:kern w:val="0"/>
          <w:sz w:val="24"/>
          <w:szCs w:val="24"/>
          <w:lang w:val="en-US" w:eastAsia="zh-CN"/>
          <w14:ligatures w14:val="none"/>
        </w:rPr>
        <w:t>DATE:</w:t>
      </w:r>
      <w:bookmarkEnd w:id="8"/>
      <w:r w:rsidRPr="00C4149B">
        <w:rPr>
          <w:rFonts w:eastAsia="SimSun"/>
          <w:color w:val="auto"/>
          <w:kern w:val="0"/>
          <w:sz w:val="24"/>
          <w:szCs w:val="24"/>
          <w:lang w:val="en-US" w:eastAsia="zh-CN"/>
          <w14:ligatures w14:val="none"/>
        </w:rPr>
        <w:t xml:space="preserve"> </w:t>
      </w:r>
    </w:p>
    <w:p w14:paraId="7EF141B2" w14:textId="77777777" w:rsidR="008A170F" w:rsidRPr="00C4149B" w:rsidRDefault="0059075D">
      <w:pPr>
        <w:spacing w:after="98"/>
        <w:ind w:left="739"/>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p w14:paraId="08723F3B" w14:textId="77777777" w:rsidR="008A170F" w:rsidRPr="00C4149B" w:rsidRDefault="0059075D">
      <w:pPr>
        <w:spacing w:after="0"/>
        <w:ind w:left="739"/>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tbl>
      <w:tblPr>
        <w:tblStyle w:val="TableGrid"/>
        <w:tblW w:w="5933" w:type="dxa"/>
        <w:tblInd w:w="739" w:type="dxa"/>
        <w:tblCellMar>
          <w:top w:w="9" w:type="dxa"/>
        </w:tblCellMar>
        <w:tblLook w:val="04A0" w:firstRow="1" w:lastRow="0" w:firstColumn="1" w:lastColumn="0" w:noHBand="0" w:noVBand="1"/>
      </w:tblPr>
      <w:tblGrid>
        <w:gridCol w:w="2707"/>
        <w:gridCol w:w="396"/>
        <w:gridCol w:w="2830"/>
      </w:tblGrid>
      <w:tr w:rsidR="00807885" w:rsidRPr="00C4149B" w14:paraId="42D1BE7F" w14:textId="77777777" w:rsidTr="00807885">
        <w:trPr>
          <w:trHeight w:val="1012"/>
        </w:trPr>
        <w:tc>
          <w:tcPr>
            <w:tcW w:w="2707" w:type="dxa"/>
            <w:tcBorders>
              <w:top w:val="nil"/>
              <w:left w:val="nil"/>
              <w:bottom w:val="nil"/>
              <w:right w:val="nil"/>
            </w:tcBorders>
          </w:tcPr>
          <w:p w14:paraId="21F06DC3" w14:textId="77777777" w:rsidR="00807885" w:rsidRPr="00C4149B" w:rsidRDefault="00807885">
            <w:pPr>
              <w:tabs>
                <w:tab w:val="center" w:pos="780"/>
              </w:tabs>
              <w:spacing w:after="96"/>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r w:rsidRPr="00C4149B">
              <w:rPr>
                <w:rFonts w:ascii="Times New Roman" w:eastAsia="SimSun" w:hAnsi="Times New Roman" w:cs="Times New Roman"/>
                <w:color w:val="auto"/>
                <w:kern w:val="0"/>
                <w:sz w:val="24"/>
                <w:szCs w:val="24"/>
                <w:lang w:val="en-US" w:eastAsia="zh-CN"/>
                <w14:ligatures w14:val="none"/>
              </w:rPr>
              <w:tab/>
              <w:t xml:space="preserve">Name </w:t>
            </w:r>
          </w:p>
          <w:p w14:paraId="1FAF9594" w14:textId="77777777" w:rsidR="00807885" w:rsidRPr="00C4149B" w:rsidRDefault="00807885">
            <w:pPr>
              <w:tabs>
                <w:tab w:val="center" w:pos="781"/>
              </w:tabs>
              <w:spacing w:after="110"/>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r w:rsidRPr="00C4149B">
              <w:rPr>
                <w:rFonts w:ascii="Times New Roman" w:eastAsia="SimSun" w:hAnsi="Times New Roman" w:cs="Times New Roman"/>
                <w:color w:val="auto"/>
                <w:kern w:val="0"/>
                <w:sz w:val="24"/>
                <w:szCs w:val="24"/>
                <w:lang w:val="en-US" w:eastAsia="zh-CN"/>
                <w14:ligatures w14:val="none"/>
              </w:rPr>
              <w:tab/>
              <w:t xml:space="preserve">(SRN) </w:t>
            </w:r>
          </w:p>
          <w:p w14:paraId="2E0A0A09" w14:textId="77777777" w:rsidR="00807885" w:rsidRPr="00C4149B" w:rsidRDefault="00807885">
            <w:pPr>
              <w:ind w:left="547"/>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Dept. </w:t>
            </w:r>
          </w:p>
        </w:tc>
        <w:tc>
          <w:tcPr>
            <w:tcW w:w="396" w:type="dxa"/>
            <w:tcBorders>
              <w:top w:val="nil"/>
              <w:left w:val="nil"/>
              <w:bottom w:val="nil"/>
              <w:right w:val="nil"/>
            </w:tcBorders>
            <w:vAlign w:val="bottom"/>
          </w:tcPr>
          <w:p w14:paraId="522FC8BF" w14:textId="77777777" w:rsidR="00807885" w:rsidRPr="00C4149B" w:rsidRDefault="00807885">
            <w:pPr>
              <w:spacing w:after="182"/>
              <w:ind w:left="77"/>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p w14:paraId="0E351A30" w14:textId="77777777" w:rsidR="00807885" w:rsidRPr="00C4149B" w:rsidRDefault="00807885">
            <w:pPr>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tc>
        <w:tc>
          <w:tcPr>
            <w:tcW w:w="2830" w:type="dxa"/>
            <w:tcBorders>
              <w:top w:val="nil"/>
              <w:left w:val="nil"/>
              <w:bottom w:val="nil"/>
              <w:right w:val="nil"/>
            </w:tcBorders>
          </w:tcPr>
          <w:p w14:paraId="263A4BE7" w14:textId="77777777" w:rsidR="00807885" w:rsidRPr="00C4149B" w:rsidRDefault="00807885">
            <w:pPr>
              <w:spacing w:after="93"/>
              <w:ind w:left="2"/>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Name </w:t>
            </w:r>
          </w:p>
          <w:p w14:paraId="0714B037" w14:textId="77777777" w:rsidR="00807885" w:rsidRPr="00C4149B" w:rsidRDefault="00807885">
            <w:pPr>
              <w:ind w:left="26" w:right="1789" w:hanging="26"/>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(SRN) </w:t>
            </w:r>
          </w:p>
          <w:p w14:paraId="257E93B1" w14:textId="6EC7EE7A" w:rsidR="00807885" w:rsidRPr="00C4149B" w:rsidRDefault="00807885">
            <w:pPr>
              <w:ind w:left="26" w:right="1789" w:hanging="26"/>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Dept. </w:t>
            </w:r>
          </w:p>
        </w:tc>
      </w:tr>
    </w:tbl>
    <w:p w14:paraId="0385D865" w14:textId="77777777" w:rsidR="008A170F" w:rsidRPr="00C4149B" w:rsidRDefault="0059075D">
      <w:pPr>
        <w:spacing w:after="146"/>
        <w:ind w:left="3446"/>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p w14:paraId="40CB4E64" w14:textId="77777777" w:rsidR="008A170F" w:rsidRDefault="0059075D">
      <w:pPr>
        <w:spacing w:after="144"/>
        <w:ind w:left="522"/>
        <w:jc w:val="center"/>
      </w:pPr>
      <w:r>
        <w:rPr>
          <w:rFonts w:ascii="Times New Roman" w:eastAsia="Times New Roman" w:hAnsi="Times New Roman" w:cs="Times New Roman"/>
          <w:sz w:val="30"/>
        </w:rPr>
        <w:t xml:space="preserve"> </w:t>
      </w:r>
    </w:p>
    <w:p w14:paraId="528B38E7" w14:textId="77777777" w:rsidR="008A170F" w:rsidRDefault="0059075D">
      <w:pPr>
        <w:spacing w:after="0" w:line="359" w:lineRule="auto"/>
        <w:ind w:left="4994" w:right="4473"/>
        <w:jc w:val="both"/>
      </w:pPr>
      <w:r>
        <w:rPr>
          <w:rFonts w:ascii="Times New Roman" w:eastAsia="Times New Roman" w:hAnsi="Times New Roman" w:cs="Times New Roman"/>
          <w:sz w:val="30"/>
        </w:rPr>
        <w:t xml:space="preserve">     </w:t>
      </w:r>
    </w:p>
    <w:p w14:paraId="4212E94F" w14:textId="77777777" w:rsidR="008A170F" w:rsidRDefault="0059075D">
      <w:pPr>
        <w:spacing w:after="0" w:line="359" w:lineRule="auto"/>
        <w:ind w:left="4994" w:right="4473"/>
        <w:jc w:val="both"/>
      </w:pPr>
      <w:r>
        <w:rPr>
          <w:rFonts w:ascii="Times New Roman" w:eastAsia="Times New Roman" w:hAnsi="Times New Roman" w:cs="Times New Roman"/>
          <w:sz w:val="30"/>
        </w:rPr>
        <w:t xml:space="preserve">     </w:t>
      </w:r>
    </w:p>
    <w:p w14:paraId="6A8D4B0C" w14:textId="77777777" w:rsidR="008A170F" w:rsidRDefault="0059075D">
      <w:pPr>
        <w:spacing w:after="144"/>
        <w:ind w:left="522"/>
        <w:jc w:val="center"/>
      </w:pPr>
      <w:r>
        <w:rPr>
          <w:rFonts w:ascii="Times New Roman" w:eastAsia="Times New Roman" w:hAnsi="Times New Roman" w:cs="Times New Roman"/>
          <w:sz w:val="30"/>
        </w:rPr>
        <w:t xml:space="preserve"> </w:t>
      </w:r>
    </w:p>
    <w:p w14:paraId="4454A3D8" w14:textId="77777777" w:rsidR="002009A5" w:rsidRDefault="002009A5">
      <w:pPr>
        <w:spacing w:after="2" w:line="359" w:lineRule="auto"/>
        <w:ind w:left="4994" w:right="4473"/>
        <w:jc w:val="both"/>
        <w:rPr>
          <w:rFonts w:ascii="Times New Roman" w:eastAsia="Times New Roman" w:hAnsi="Times New Roman" w:cs="Times New Roman"/>
          <w:sz w:val="30"/>
        </w:rPr>
      </w:pPr>
    </w:p>
    <w:p w14:paraId="7036A027" w14:textId="77777777" w:rsidR="002009A5" w:rsidRDefault="002009A5">
      <w:pPr>
        <w:spacing w:after="2" w:line="359" w:lineRule="auto"/>
        <w:ind w:left="4994" w:right="4473"/>
        <w:jc w:val="both"/>
        <w:rPr>
          <w:rFonts w:ascii="Times New Roman" w:eastAsia="Times New Roman" w:hAnsi="Times New Roman" w:cs="Times New Roman"/>
          <w:sz w:val="30"/>
        </w:rPr>
      </w:pPr>
    </w:p>
    <w:p w14:paraId="4984F2E9" w14:textId="7E1E6C88" w:rsidR="008A170F" w:rsidRDefault="0059075D">
      <w:pPr>
        <w:spacing w:after="2" w:line="359" w:lineRule="auto"/>
        <w:ind w:left="4994" w:right="4473"/>
        <w:jc w:val="both"/>
      </w:pPr>
      <w:r>
        <w:rPr>
          <w:rFonts w:ascii="Times New Roman" w:eastAsia="Times New Roman" w:hAnsi="Times New Roman" w:cs="Times New Roman"/>
          <w:sz w:val="30"/>
        </w:rPr>
        <w:t xml:space="preserve">  </w:t>
      </w:r>
    </w:p>
    <w:p w14:paraId="35736505" w14:textId="77777777" w:rsidR="00D82737" w:rsidRDefault="00D82737">
      <w:pPr>
        <w:spacing w:after="0" w:line="358" w:lineRule="auto"/>
        <w:ind w:left="4994" w:right="4473"/>
        <w:jc w:val="both"/>
        <w:rPr>
          <w:rFonts w:ascii="Times New Roman" w:eastAsia="Times New Roman" w:hAnsi="Times New Roman" w:cs="Times New Roman"/>
          <w:sz w:val="30"/>
        </w:rPr>
      </w:pPr>
    </w:p>
    <w:p w14:paraId="5A211D75" w14:textId="77777777" w:rsidR="00D82737" w:rsidRDefault="00D82737" w:rsidP="0062101D">
      <w:pPr>
        <w:pStyle w:val="Heading2"/>
        <w:rPr>
          <w:rFonts w:eastAsiaTheme="minorEastAsia"/>
        </w:rPr>
      </w:pPr>
      <w:bookmarkStart w:id="9" w:name="_Toc142497765"/>
      <w:r>
        <w:rPr>
          <w:rFonts w:eastAsiaTheme="minorEastAsia"/>
        </w:rPr>
        <w:t>Acknowledgement</w:t>
      </w:r>
      <w:bookmarkEnd w:id="9"/>
    </w:p>
    <w:p w14:paraId="279A027E" w14:textId="77777777" w:rsidR="0062101D" w:rsidRPr="0062101D" w:rsidRDefault="0062101D" w:rsidP="0062101D"/>
    <w:p w14:paraId="3FE9E06A" w14:textId="5896B0A2" w:rsidR="00D82737" w:rsidRPr="00B57C07" w:rsidRDefault="00D82737" w:rsidP="00421658">
      <w:pPr>
        <w:autoSpaceDE w:val="0"/>
        <w:autoSpaceDN w:val="0"/>
        <w:adjustRightInd w:val="0"/>
        <w:spacing w:after="0" w:line="240" w:lineRule="auto"/>
        <w:jc w:val="both"/>
        <w:rPr>
          <w:rFonts w:ascii="Times New Roman" w:eastAsia="SimSun" w:hAnsi="Times New Roman" w:cs="Times New Roman"/>
          <w:color w:val="auto"/>
          <w:kern w:val="0"/>
          <w:sz w:val="24"/>
          <w:szCs w:val="24"/>
          <w:lang w:val="en-US" w:eastAsia="zh-CN"/>
          <w14:ligatures w14:val="none"/>
        </w:rPr>
      </w:pPr>
      <w:r w:rsidRPr="00B57C07">
        <w:rPr>
          <w:rFonts w:ascii="Times New Roman" w:eastAsia="SimSun" w:hAnsi="Times New Roman" w:cs="Times New Roman"/>
          <w:color w:val="auto"/>
          <w:kern w:val="0"/>
          <w:sz w:val="24"/>
          <w:szCs w:val="24"/>
          <w:lang w:val="en-US" w:eastAsia="zh-CN"/>
          <w14:ligatures w14:val="none"/>
        </w:rPr>
        <w:t>We take this opportunity to express our deepest sense of gratitude and sincere</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thanks to everyone who helped us to complete this work successfully. We express our</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 xml:space="preserve">sincere thanks to </w:t>
      </w:r>
      <w:r w:rsidRPr="00B57C07">
        <w:rPr>
          <w:rFonts w:ascii="Times New Roman" w:eastAsia="SimSun" w:hAnsi="Times New Roman" w:cs="Times New Roman"/>
          <w:b/>
          <w:color w:val="auto"/>
          <w:kern w:val="0"/>
          <w:sz w:val="24"/>
          <w:szCs w:val="24"/>
          <w:lang w:val="en-US" w:eastAsia="zh-CN"/>
          <w14:ligatures w14:val="none"/>
        </w:rPr>
        <w:t>Dr. M.J. Venkatarangan</w:t>
      </w:r>
      <w:r w:rsidRPr="00B57C07">
        <w:rPr>
          <w:rFonts w:ascii="Times New Roman" w:eastAsia="SimSun" w:hAnsi="Times New Roman" w:cs="Times New Roman"/>
          <w:color w:val="auto"/>
          <w:kern w:val="0"/>
          <w:sz w:val="24"/>
          <w:szCs w:val="24"/>
          <w:lang w:val="en-US" w:eastAsia="zh-CN"/>
          <w14:ligatures w14:val="none"/>
        </w:rPr>
        <w:t>, Professor, Department of Electrical and</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 xml:space="preserve">Electronics, PES University, Bengaluru and </w:t>
      </w:r>
      <w:r w:rsidRPr="00B57C07">
        <w:rPr>
          <w:rFonts w:ascii="Times New Roman" w:eastAsia="SimSun" w:hAnsi="Times New Roman" w:cs="Times New Roman"/>
          <w:b/>
          <w:color w:val="auto"/>
          <w:kern w:val="0"/>
          <w:sz w:val="24"/>
          <w:szCs w:val="24"/>
          <w:lang w:val="en-US" w:eastAsia="zh-CN"/>
          <w14:ligatures w14:val="none"/>
        </w:rPr>
        <w:t>Dr. Sethuram</w:t>
      </w:r>
      <w:r w:rsidR="001453BB" w:rsidRPr="00B57C07">
        <w:rPr>
          <w:rFonts w:ascii="Times New Roman" w:eastAsia="SimSun" w:hAnsi="Times New Roman" w:cs="Times New Roman"/>
          <w:b/>
          <w:color w:val="auto"/>
          <w:kern w:val="0"/>
          <w:sz w:val="24"/>
          <w:szCs w:val="24"/>
          <w:lang w:val="en-US" w:eastAsia="zh-CN"/>
          <w14:ligatures w14:val="none"/>
        </w:rPr>
        <w:t xml:space="preserve"> D</w:t>
      </w:r>
      <w:r w:rsidRPr="00B57C07">
        <w:rPr>
          <w:rFonts w:ascii="Times New Roman" w:eastAsia="SimSun" w:hAnsi="Times New Roman" w:cs="Times New Roman"/>
          <w:color w:val="auto"/>
          <w:kern w:val="0"/>
          <w:sz w:val="24"/>
          <w:szCs w:val="24"/>
          <w:lang w:val="en-US" w:eastAsia="zh-CN"/>
          <w14:ligatures w14:val="none"/>
        </w:rPr>
        <w:t>, Professor, Department of</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Mechanical Engineering, PES University, Bengaluru for providing us with all the</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necessary facilities and support. We would also like to express our sincere gratitude</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 xml:space="preserve">to </w:t>
      </w:r>
      <w:r w:rsidRPr="00B57C07">
        <w:rPr>
          <w:rFonts w:ascii="Times New Roman" w:eastAsia="SimSun" w:hAnsi="Times New Roman" w:cs="Times New Roman"/>
          <w:b/>
          <w:color w:val="auto"/>
          <w:kern w:val="0"/>
          <w:sz w:val="24"/>
          <w:szCs w:val="24"/>
          <w:lang w:val="en-US" w:eastAsia="zh-CN"/>
          <w14:ligatures w14:val="none"/>
        </w:rPr>
        <w:t>Dr.</w:t>
      </w:r>
      <w:r w:rsidR="00421658" w:rsidRPr="00B57C07">
        <w:rPr>
          <w:rFonts w:ascii="Times New Roman" w:eastAsia="SimSun" w:hAnsi="Times New Roman" w:cs="Times New Roman"/>
          <w:b/>
          <w:color w:val="auto"/>
          <w:kern w:val="0"/>
          <w:sz w:val="24"/>
          <w:szCs w:val="24"/>
          <w:lang w:val="en-US" w:eastAsia="zh-CN"/>
          <w14:ligatures w14:val="none"/>
        </w:rPr>
        <w:t xml:space="preserve"> Shikha Tripathi</w:t>
      </w:r>
      <w:r w:rsidRPr="00B57C07">
        <w:rPr>
          <w:rFonts w:ascii="Times New Roman" w:eastAsia="SimSun" w:hAnsi="Times New Roman" w:cs="Times New Roman"/>
          <w:color w:val="auto"/>
          <w:kern w:val="0"/>
          <w:sz w:val="24"/>
          <w:szCs w:val="24"/>
          <w:lang w:val="en-US" w:eastAsia="zh-CN"/>
          <w14:ligatures w14:val="none"/>
        </w:rPr>
        <w:t>, Chairperson, Department of Electronics and Communication</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Engineering, PES University, Bengaluru.</w:t>
      </w:r>
      <w:r w:rsidR="00421658" w:rsidRPr="00B57C07">
        <w:rPr>
          <w:rFonts w:ascii="Times New Roman" w:eastAsia="SimSun" w:hAnsi="Times New Roman" w:cs="Times New Roman"/>
          <w:color w:val="auto"/>
          <w:kern w:val="0"/>
          <w:sz w:val="24"/>
          <w:szCs w:val="24"/>
          <w:lang w:val="en-US" w:eastAsia="zh-CN"/>
          <w14:ligatures w14:val="none"/>
        </w:rPr>
        <w:t xml:space="preserve"> </w:t>
      </w:r>
      <w:r w:rsidRPr="00B57C07">
        <w:rPr>
          <w:rFonts w:ascii="Times New Roman" w:eastAsia="SimSun" w:hAnsi="Times New Roman" w:cs="Times New Roman"/>
          <w:color w:val="auto"/>
          <w:kern w:val="0"/>
          <w:sz w:val="24"/>
          <w:szCs w:val="24"/>
          <w:lang w:val="en-US" w:eastAsia="zh-CN"/>
          <w14:ligatures w14:val="none"/>
        </w:rPr>
        <w:t>Finally, we thank our friends</w:t>
      </w:r>
      <w:r w:rsidR="00421658" w:rsidRPr="00B57C07">
        <w:rPr>
          <w:rFonts w:ascii="Times New Roman" w:eastAsia="SimSun" w:hAnsi="Times New Roman" w:cs="Times New Roman"/>
          <w:color w:val="auto"/>
          <w:kern w:val="0"/>
          <w:sz w:val="24"/>
          <w:szCs w:val="24"/>
          <w:lang w:val="en-US" w:eastAsia="zh-CN"/>
          <w14:ligatures w14:val="none"/>
        </w:rPr>
        <w:t xml:space="preserve"> and team mates</w:t>
      </w:r>
      <w:r w:rsidRPr="00B57C07">
        <w:rPr>
          <w:rFonts w:ascii="Times New Roman" w:eastAsia="SimSun" w:hAnsi="Times New Roman" w:cs="Times New Roman"/>
          <w:color w:val="auto"/>
          <w:kern w:val="0"/>
          <w:sz w:val="24"/>
          <w:szCs w:val="24"/>
          <w:lang w:val="en-US" w:eastAsia="zh-CN"/>
          <w14:ligatures w14:val="none"/>
        </w:rPr>
        <w:t xml:space="preserve"> who contributed to the successful</w:t>
      </w:r>
      <w:r w:rsidR="00421658" w:rsidRPr="00B57C07">
        <w:rPr>
          <w:rFonts w:ascii="Times New Roman" w:eastAsia="SimSun" w:hAnsi="Times New Roman" w:cs="Times New Roman"/>
          <w:color w:val="auto"/>
          <w:kern w:val="0"/>
          <w:sz w:val="24"/>
          <w:szCs w:val="24"/>
          <w:lang w:val="en-US" w:eastAsia="zh-CN"/>
          <w14:ligatures w14:val="none"/>
        </w:rPr>
        <w:t xml:space="preserve"> </w:t>
      </w:r>
      <w:r w:rsidR="001453BB" w:rsidRPr="00B57C07">
        <w:rPr>
          <w:rFonts w:ascii="Times New Roman" w:eastAsia="SimSun" w:hAnsi="Times New Roman" w:cs="Times New Roman"/>
          <w:color w:val="auto"/>
          <w:kern w:val="0"/>
          <w:sz w:val="24"/>
          <w:szCs w:val="24"/>
          <w:lang w:val="en-US" w:eastAsia="zh-CN"/>
          <w14:ligatures w14:val="none"/>
        </w:rPr>
        <w:t>fulfilment</w:t>
      </w:r>
      <w:r w:rsidRPr="00B57C07">
        <w:rPr>
          <w:rFonts w:ascii="Times New Roman" w:eastAsia="SimSun" w:hAnsi="Times New Roman" w:cs="Times New Roman"/>
          <w:color w:val="auto"/>
          <w:kern w:val="0"/>
          <w:sz w:val="24"/>
          <w:szCs w:val="24"/>
          <w:lang w:val="en-US" w:eastAsia="zh-CN"/>
          <w14:ligatures w14:val="none"/>
        </w:rPr>
        <w:t xml:space="preserve"> of this project work.</w:t>
      </w:r>
    </w:p>
    <w:p w14:paraId="609670A6" w14:textId="77777777" w:rsidR="0062101D" w:rsidRDefault="0062101D" w:rsidP="00421658">
      <w:pPr>
        <w:autoSpaceDE w:val="0"/>
        <w:autoSpaceDN w:val="0"/>
        <w:adjustRightInd w:val="0"/>
        <w:spacing w:after="0" w:line="240" w:lineRule="auto"/>
        <w:jc w:val="right"/>
        <w:rPr>
          <w:rFonts w:ascii="TimesNewRomanPS-BoldMT" w:eastAsiaTheme="minorEastAsia" w:hAnsi="TimesNewRomanPS-BoldMT" w:cs="TimesNewRomanPS-BoldMT"/>
          <w:b/>
          <w:bCs/>
          <w:color w:val="auto"/>
          <w:kern w:val="0"/>
          <w:sz w:val="24"/>
          <w:szCs w:val="24"/>
        </w:rPr>
      </w:pPr>
    </w:p>
    <w:p w14:paraId="08DD575B" w14:textId="77777777" w:rsidR="0062101D" w:rsidRDefault="0062101D" w:rsidP="00421658">
      <w:pPr>
        <w:autoSpaceDE w:val="0"/>
        <w:autoSpaceDN w:val="0"/>
        <w:adjustRightInd w:val="0"/>
        <w:spacing w:after="0" w:line="240" w:lineRule="auto"/>
        <w:jc w:val="right"/>
        <w:rPr>
          <w:rFonts w:ascii="TimesNewRomanPS-BoldMT" w:eastAsiaTheme="minorEastAsia" w:hAnsi="TimesNewRomanPS-BoldMT" w:cs="TimesNewRomanPS-BoldMT"/>
          <w:b/>
          <w:bCs/>
          <w:color w:val="auto"/>
          <w:kern w:val="0"/>
          <w:sz w:val="24"/>
          <w:szCs w:val="24"/>
        </w:rPr>
      </w:pPr>
    </w:p>
    <w:p w14:paraId="0A5326FE" w14:textId="066C6EA5" w:rsidR="00D82737" w:rsidRDefault="00421658" w:rsidP="00421658">
      <w:pPr>
        <w:autoSpaceDE w:val="0"/>
        <w:autoSpaceDN w:val="0"/>
        <w:adjustRightInd w:val="0"/>
        <w:spacing w:after="0" w:line="240" w:lineRule="auto"/>
        <w:jc w:val="right"/>
        <w:rPr>
          <w:rFonts w:ascii="TimesNewRomanPS-BoldMT" w:eastAsiaTheme="minorEastAsia" w:hAnsi="TimesNewRomanPS-BoldMT" w:cs="TimesNewRomanPS-BoldMT"/>
          <w:b/>
          <w:bCs/>
          <w:color w:val="auto"/>
          <w:kern w:val="0"/>
          <w:sz w:val="24"/>
          <w:szCs w:val="24"/>
        </w:rPr>
      </w:pPr>
      <w:r>
        <w:rPr>
          <w:rFonts w:ascii="TimesNewRomanPS-BoldMT" w:eastAsiaTheme="minorEastAsia" w:hAnsi="TimesNewRomanPS-BoldMT" w:cs="TimesNewRomanPS-BoldMT"/>
          <w:b/>
          <w:bCs/>
          <w:color w:val="auto"/>
          <w:kern w:val="0"/>
          <w:sz w:val="24"/>
          <w:szCs w:val="24"/>
        </w:rPr>
        <w:t xml:space="preserve">M Harshitha </w:t>
      </w:r>
    </w:p>
    <w:p w14:paraId="6545416C" w14:textId="4578154E" w:rsidR="00421658" w:rsidRDefault="00421658" w:rsidP="00421658">
      <w:pPr>
        <w:autoSpaceDE w:val="0"/>
        <w:autoSpaceDN w:val="0"/>
        <w:adjustRightInd w:val="0"/>
        <w:spacing w:after="0" w:line="240" w:lineRule="auto"/>
        <w:jc w:val="right"/>
        <w:rPr>
          <w:rFonts w:ascii="TimesNewRomanPS-BoldMT" w:eastAsiaTheme="minorEastAsia" w:hAnsi="TimesNewRomanPS-BoldMT" w:cs="TimesNewRomanPS-BoldMT"/>
          <w:b/>
          <w:bCs/>
          <w:color w:val="auto"/>
          <w:kern w:val="0"/>
          <w:sz w:val="24"/>
          <w:szCs w:val="24"/>
        </w:rPr>
      </w:pPr>
      <w:r>
        <w:rPr>
          <w:rFonts w:ascii="TimesNewRomanPS-BoldMT" w:eastAsiaTheme="minorEastAsia" w:hAnsi="TimesNewRomanPS-BoldMT" w:cs="TimesNewRomanPS-BoldMT"/>
          <w:b/>
          <w:bCs/>
          <w:color w:val="auto"/>
          <w:kern w:val="0"/>
          <w:sz w:val="24"/>
          <w:szCs w:val="24"/>
        </w:rPr>
        <w:t>Srinidhi B S</w:t>
      </w:r>
    </w:p>
    <w:p w14:paraId="00C5DAEA" w14:textId="0FFBCB98" w:rsidR="008A170F" w:rsidRDefault="008A170F">
      <w:pPr>
        <w:spacing w:after="145"/>
        <w:ind w:left="522"/>
        <w:jc w:val="center"/>
        <w:rPr>
          <w:rFonts w:ascii="TimesNewRomanPS-BoldMT" w:eastAsiaTheme="minorEastAsia" w:hAnsi="TimesNewRomanPS-BoldMT" w:cs="TimesNewRomanPS-BoldMT"/>
          <w:b/>
          <w:bCs/>
          <w:color w:val="auto"/>
          <w:kern w:val="0"/>
          <w:sz w:val="24"/>
          <w:szCs w:val="24"/>
        </w:rPr>
      </w:pPr>
    </w:p>
    <w:p w14:paraId="22DD6626"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1A1560C3"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1690BF41"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5D97BD2A"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4DFBA915"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6CB22670"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148269E9"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48870DBB"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652145B1"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47257ECB"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73CE5CCE"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68696C09"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70D9D97C"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7AA6652C"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58CD95A2"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27C5FE58"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35489F8B"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08195E5F" w14:textId="77777777" w:rsidR="00D82737" w:rsidRDefault="00D82737">
      <w:pPr>
        <w:spacing w:after="145"/>
        <w:ind w:left="522"/>
        <w:jc w:val="center"/>
        <w:rPr>
          <w:rFonts w:ascii="TimesNewRomanPS-BoldMT" w:eastAsiaTheme="minorEastAsia" w:hAnsi="TimesNewRomanPS-BoldMT" w:cs="TimesNewRomanPS-BoldMT"/>
          <w:b/>
          <w:bCs/>
          <w:color w:val="auto"/>
          <w:kern w:val="0"/>
          <w:sz w:val="24"/>
          <w:szCs w:val="24"/>
        </w:rPr>
      </w:pPr>
    </w:p>
    <w:p w14:paraId="0BD36897" w14:textId="753F1104" w:rsidR="002009A5" w:rsidRPr="00942C14" w:rsidRDefault="0059075D" w:rsidP="0062101D">
      <w:pPr>
        <w:pStyle w:val="Heading2"/>
        <w:rPr>
          <w:b/>
        </w:rPr>
      </w:pPr>
      <w:bookmarkStart w:id="10" w:name="_Toc142497766"/>
      <w:r w:rsidRPr="00942C14">
        <w:rPr>
          <w:b/>
        </w:rPr>
        <w:t>ABSTRACT</w:t>
      </w:r>
      <w:bookmarkEnd w:id="10"/>
      <w:r w:rsidRPr="00942C14">
        <w:rPr>
          <w:b/>
        </w:rPr>
        <w:t xml:space="preserve"> </w:t>
      </w:r>
    </w:p>
    <w:p w14:paraId="2AC6F392" w14:textId="77777777" w:rsidR="002009A5" w:rsidRDefault="002009A5" w:rsidP="008C010B">
      <w:pPr>
        <w:rPr>
          <w:rFonts w:ascii="Times New Roman" w:eastAsia="Times New Roman" w:hAnsi="Times New Roman" w:cs="Times New Roman"/>
          <w:sz w:val="23"/>
        </w:rPr>
      </w:pPr>
    </w:p>
    <w:p w14:paraId="057EA45B" w14:textId="4D4D7DCE" w:rsidR="008C010B" w:rsidRPr="00B57C07" w:rsidDel="00EB3E08" w:rsidRDefault="008C010B" w:rsidP="002009A5">
      <w:pPr>
        <w:jc w:val="both"/>
        <w:rPr>
          <w:del w:id="11" w:author="Rangan MJ" w:date="2023-08-15T20:58:00Z"/>
          <w:rFonts w:ascii="Times New Roman" w:eastAsia="SimSun" w:hAnsi="Times New Roman" w:cs="Times New Roman"/>
          <w:color w:val="auto"/>
          <w:kern w:val="0"/>
          <w:sz w:val="24"/>
          <w:szCs w:val="24"/>
          <w:lang w:val="en-US" w:eastAsia="zh-CN"/>
          <w14:ligatures w14:val="none"/>
        </w:rPr>
      </w:pPr>
      <w:r w:rsidRPr="00B57C07">
        <w:rPr>
          <w:rFonts w:ascii="Times New Roman" w:eastAsia="SimSun" w:hAnsi="Times New Roman" w:cs="Times New Roman"/>
          <w:color w:val="auto"/>
          <w:kern w:val="0"/>
          <w:sz w:val="24"/>
          <w:szCs w:val="24"/>
          <w:lang w:val="en-US" w:eastAsia="zh-CN"/>
          <w14:ligatures w14:val="none"/>
        </w:rPr>
        <w:t xml:space="preserve">In various diagnostic labs, the archiving of test tube samples is effectively performed using automated machines. Our project aims to automate the process of archiving blood samples of </w:t>
      </w:r>
      <w:del w:id="12" w:author="Rangan MJ" w:date="2023-08-15T20:20:00Z">
        <w:r w:rsidRPr="00B57C07" w:rsidDel="00F47AE5">
          <w:rPr>
            <w:rFonts w:ascii="Times New Roman" w:eastAsia="SimSun" w:hAnsi="Times New Roman" w:cs="Times New Roman"/>
            <w:color w:val="auto"/>
            <w:kern w:val="0"/>
            <w:sz w:val="24"/>
            <w:szCs w:val="24"/>
            <w:lang w:val="en-US" w:eastAsia="zh-CN"/>
            <w14:ligatures w14:val="none"/>
          </w:rPr>
          <w:delText xml:space="preserve">Anand </w:delText>
        </w:r>
      </w:del>
      <w:ins w:id="13" w:author="Rangan MJ" w:date="2023-08-15T20:20:00Z">
        <w:r w:rsidR="00F47AE5">
          <w:rPr>
            <w:rFonts w:ascii="Times New Roman" w:eastAsia="SimSun" w:hAnsi="Times New Roman" w:cs="Times New Roman"/>
            <w:color w:val="auto"/>
            <w:kern w:val="0"/>
            <w:sz w:val="24"/>
            <w:szCs w:val="24"/>
            <w:lang w:val="en-US" w:eastAsia="zh-CN"/>
            <w14:ligatures w14:val="none"/>
          </w:rPr>
          <w:t>a</w:t>
        </w:r>
        <w:r w:rsidR="00F47AE5" w:rsidRPr="00B57C07">
          <w:rPr>
            <w:rFonts w:ascii="Times New Roman" w:eastAsia="SimSun" w:hAnsi="Times New Roman" w:cs="Times New Roman"/>
            <w:color w:val="auto"/>
            <w:kern w:val="0"/>
            <w:sz w:val="24"/>
            <w:szCs w:val="24"/>
            <w:lang w:val="en-US" w:eastAsia="zh-CN"/>
            <w14:ligatures w14:val="none"/>
          </w:rPr>
          <w:t xml:space="preserve"> </w:t>
        </w:r>
      </w:ins>
      <w:r w:rsidRPr="00B57C07">
        <w:rPr>
          <w:rFonts w:ascii="Times New Roman" w:eastAsia="SimSun" w:hAnsi="Times New Roman" w:cs="Times New Roman"/>
          <w:color w:val="auto"/>
          <w:kern w:val="0"/>
          <w:sz w:val="24"/>
          <w:szCs w:val="24"/>
          <w:lang w:val="en-US" w:eastAsia="zh-CN"/>
          <w14:ligatures w14:val="none"/>
        </w:rPr>
        <w:t xml:space="preserve">Diagnostic Lab, Bengaluru. </w:t>
      </w:r>
      <w:ins w:id="14" w:author="Rangan MJ" w:date="2023-08-15T11:58:00Z">
        <w:r w:rsidR="005F284D">
          <w:rPr>
            <w:rFonts w:ascii="Times New Roman" w:eastAsia="SimSun" w:hAnsi="Times New Roman" w:cs="Times New Roman"/>
            <w:color w:val="auto"/>
            <w:kern w:val="0"/>
            <w:sz w:val="24"/>
            <w:szCs w:val="24"/>
            <w:lang w:val="en-US" w:eastAsia="zh-CN"/>
            <w14:ligatures w14:val="none"/>
          </w:rPr>
          <w:t xml:space="preserve">The project is undertaken in two parts. First part is to automate the complete automation using the robotic </w:t>
        </w:r>
      </w:ins>
      <w:ins w:id="15" w:author="Rangan MJ" w:date="2023-08-15T11:59:00Z">
        <w:r w:rsidR="005F284D">
          <w:rPr>
            <w:rFonts w:ascii="Times New Roman" w:eastAsia="SimSun" w:hAnsi="Times New Roman" w:cs="Times New Roman"/>
            <w:color w:val="auto"/>
            <w:kern w:val="0"/>
            <w:sz w:val="24"/>
            <w:szCs w:val="24"/>
            <w:lang w:val="en-US" w:eastAsia="zh-CN"/>
            <w14:ligatures w14:val="none"/>
          </w:rPr>
          <w:t>manipulator</w:t>
        </w:r>
      </w:ins>
      <w:ins w:id="16" w:author="Rangan MJ" w:date="2023-08-15T11:58:00Z">
        <w:r w:rsidR="005F284D">
          <w:rPr>
            <w:rFonts w:ascii="Times New Roman" w:eastAsia="SimSun" w:hAnsi="Times New Roman" w:cs="Times New Roman"/>
            <w:color w:val="auto"/>
            <w:kern w:val="0"/>
            <w:sz w:val="24"/>
            <w:szCs w:val="24"/>
            <w:lang w:val="en-US" w:eastAsia="zh-CN"/>
            <w14:ligatures w14:val="none"/>
          </w:rPr>
          <w:t xml:space="preserve"> </w:t>
        </w:r>
      </w:ins>
      <w:ins w:id="17" w:author="Rangan MJ" w:date="2023-08-15T11:59:00Z">
        <w:r w:rsidR="005F284D">
          <w:rPr>
            <w:rFonts w:ascii="Times New Roman" w:eastAsia="SimSun" w:hAnsi="Times New Roman" w:cs="Times New Roman"/>
            <w:color w:val="auto"/>
            <w:kern w:val="0"/>
            <w:sz w:val="24"/>
            <w:szCs w:val="24"/>
            <w:lang w:val="en-US" w:eastAsia="zh-CN"/>
            <w14:ligatures w14:val="none"/>
          </w:rPr>
          <w:t xml:space="preserve">bought </w:t>
        </w:r>
      </w:ins>
      <w:ins w:id="18" w:author="Rangan MJ" w:date="2023-08-15T20:07:00Z">
        <w:r w:rsidR="00172B6B">
          <w:rPr>
            <w:rFonts w:ascii="Times New Roman" w:eastAsia="SimSun" w:hAnsi="Times New Roman" w:cs="Times New Roman"/>
            <w:color w:val="auto"/>
            <w:kern w:val="0"/>
            <w:sz w:val="24"/>
            <w:szCs w:val="24"/>
            <w:lang w:val="en-US" w:eastAsia="zh-CN"/>
            <w14:ligatures w14:val="none"/>
          </w:rPr>
          <w:t>which is the main focus</w:t>
        </w:r>
      </w:ins>
      <w:ins w:id="19" w:author="Rangan MJ" w:date="2023-08-15T20:13:00Z">
        <w:r w:rsidR="00172B6B">
          <w:rPr>
            <w:rFonts w:ascii="Times New Roman" w:eastAsia="SimSun" w:hAnsi="Times New Roman" w:cs="Times New Roman"/>
            <w:color w:val="auto"/>
            <w:kern w:val="0"/>
            <w:sz w:val="24"/>
            <w:szCs w:val="24"/>
            <w:lang w:val="en-US" w:eastAsia="zh-CN"/>
            <w14:ligatures w14:val="none"/>
          </w:rPr>
          <w:t xml:space="preserve"> of the internship completed</w:t>
        </w:r>
      </w:ins>
      <w:ins w:id="20" w:author="Rangan MJ" w:date="2023-08-15T20:14:00Z">
        <w:r w:rsidR="00172B6B">
          <w:rPr>
            <w:rFonts w:ascii="Times New Roman" w:eastAsia="SimSun" w:hAnsi="Times New Roman" w:cs="Times New Roman"/>
            <w:color w:val="auto"/>
            <w:kern w:val="0"/>
            <w:sz w:val="24"/>
            <w:szCs w:val="24"/>
            <w:lang w:val="en-US" w:eastAsia="zh-CN"/>
            <w14:ligatures w14:val="none"/>
          </w:rPr>
          <w:t>. T</w:t>
        </w:r>
      </w:ins>
      <w:ins w:id="21" w:author="Rangan MJ" w:date="2023-08-15T11:59:00Z">
        <w:r w:rsidR="005F284D">
          <w:rPr>
            <w:rFonts w:ascii="Times New Roman" w:eastAsia="SimSun" w:hAnsi="Times New Roman" w:cs="Times New Roman"/>
            <w:color w:val="auto"/>
            <w:kern w:val="0"/>
            <w:sz w:val="24"/>
            <w:szCs w:val="24"/>
            <w:lang w:val="en-US" w:eastAsia="zh-CN"/>
            <w14:ligatures w14:val="none"/>
          </w:rPr>
          <w:t xml:space="preserve">he second part is to port the same application to the in-house built robot which could be </w:t>
        </w:r>
      </w:ins>
      <w:ins w:id="22" w:author="Rangan MJ" w:date="2023-08-15T12:00:00Z">
        <w:r w:rsidR="005F284D">
          <w:rPr>
            <w:rFonts w:ascii="Times New Roman" w:eastAsia="SimSun" w:hAnsi="Times New Roman" w:cs="Times New Roman"/>
            <w:color w:val="auto"/>
            <w:kern w:val="0"/>
            <w:sz w:val="24"/>
            <w:szCs w:val="24"/>
            <w:lang w:val="en-US" w:eastAsia="zh-CN"/>
            <w14:ligatures w14:val="none"/>
          </w:rPr>
          <w:t>gantry robot or a multi DOF</w:t>
        </w:r>
      </w:ins>
      <w:ins w:id="23" w:author="Rangan MJ" w:date="2023-08-15T20:06:00Z">
        <w:r w:rsidR="00172B6B">
          <w:rPr>
            <w:rFonts w:ascii="Times New Roman" w:eastAsia="SimSun" w:hAnsi="Times New Roman" w:cs="Times New Roman"/>
            <w:color w:val="auto"/>
            <w:kern w:val="0"/>
            <w:sz w:val="24"/>
            <w:szCs w:val="24"/>
            <w:lang w:val="en-US" w:eastAsia="zh-CN"/>
            <w14:ligatures w14:val="none"/>
          </w:rPr>
          <w:t xml:space="preserve">. </w:t>
        </w:r>
      </w:ins>
      <w:ins w:id="24" w:author="Rangan MJ" w:date="2023-08-15T20:07:00Z">
        <w:r w:rsidR="00172B6B">
          <w:rPr>
            <w:rFonts w:ascii="Times New Roman" w:eastAsia="SimSun" w:hAnsi="Times New Roman" w:cs="Times New Roman"/>
            <w:color w:val="auto"/>
            <w:kern w:val="0"/>
            <w:sz w:val="24"/>
            <w:szCs w:val="24"/>
            <w:lang w:val="en-US" w:eastAsia="zh-CN"/>
            <w14:ligatures w14:val="none"/>
          </w:rPr>
          <w:t xml:space="preserve"> </w:t>
        </w:r>
      </w:ins>
      <w:r w:rsidRPr="00B57C07">
        <w:rPr>
          <w:rFonts w:ascii="Times New Roman" w:eastAsia="SimSun" w:hAnsi="Times New Roman" w:cs="Times New Roman"/>
          <w:color w:val="auto"/>
          <w:kern w:val="0"/>
          <w:sz w:val="24"/>
          <w:szCs w:val="24"/>
          <w:lang w:val="en-US" w:eastAsia="zh-CN"/>
          <w14:ligatures w14:val="none"/>
        </w:rPr>
        <w:t xml:space="preserve">To achieve </w:t>
      </w:r>
      <w:ins w:id="25" w:author="Rangan MJ" w:date="2023-08-15T20:14:00Z">
        <w:r w:rsidR="00172B6B">
          <w:rPr>
            <w:rFonts w:ascii="Times New Roman" w:eastAsia="SimSun" w:hAnsi="Times New Roman" w:cs="Times New Roman"/>
            <w:color w:val="auto"/>
            <w:kern w:val="0"/>
            <w:sz w:val="24"/>
            <w:szCs w:val="24"/>
            <w:lang w:val="en-US" w:eastAsia="zh-CN"/>
            <w14:ligatures w14:val="none"/>
          </w:rPr>
          <w:t>the first part</w:t>
        </w:r>
      </w:ins>
      <w:del w:id="26" w:author="Rangan MJ" w:date="2023-08-15T20:14:00Z">
        <w:r w:rsidRPr="00B57C07" w:rsidDel="00172B6B">
          <w:rPr>
            <w:rFonts w:ascii="Times New Roman" w:eastAsia="SimSun" w:hAnsi="Times New Roman" w:cs="Times New Roman"/>
            <w:color w:val="auto"/>
            <w:kern w:val="0"/>
            <w:sz w:val="24"/>
            <w:szCs w:val="24"/>
            <w:lang w:val="en-US" w:eastAsia="zh-CN"/>
            <w14:ligatures w14:val="none"/>
          </w:rPr>
          <w:delText>this</w:delText>
        </w:r>
      </w:del>
      <w:r w:rsidRPr="00B57C07">
        <w:rPr>
          <w:rFonts w:ascii="Times New Roman" w:eastAsia="SimSun" w:hAnsi="Times New Roman" w:cs="Times New Roman"/>
          <w:color w:val="auto"/>
          <w:kern w:val="0"/>
          <w:sz w:val="24"/>
          <w:szCs w:val="24"/>
          <w:lang w:val="en-US" w:eastAsia="zh-CN"/>
          <w14:ligatures w14:val="none"/>
        </w:rPr>
        <w:t>, a, four axis robotic arm (Dobot Magician) is programmed using python programming language and then integrated with image processing techniques.</w:t>
      </w:r>
    </w:p>
    <w:p w14:paraId="6673EC2E" w14:textId="77777777" w:rsidR="008C010B" w:rsidRPr="00B57C07" w:rsidRDefault="008C010B" w:rsidP="002009A5">
      <w:pPr>
        <w:jc w:val="both"/>
        <w:rPr>
          <w:rFonts w:ascii="Times New Roman" w:eastAsia="SimSun" w:hAnsi="Times New Roman" w:cs="Times New Roman"/>
          <w:color w:val="auto"/>
          <w:kern w:val="0"/>
          <w:sz w:val="24"/>
          <w:szCs w:val="24"/>
          <w:lang w:val="en-US" w:eastAsia="zh-CN"/>
          <w14:ligatures w14:val="none"/>
        </w:rPr>
      </w:pPr>
      <w:r w:rsidRPr="00B57C07">
        <w:rPr>
          <w:rFonts w:ascii="Times New Roman" w:eastAsia="SimSun" w:hAnsi="Times New Roman" w:cs="Times New Roman"/>
          <w:color w:val="auto"/>
          <w:kern w:val="0"/>
          <w:sz w:val="24"/>
          <w:szCs w:val="24"/>
          <w:lang w:val="en-US" w:eastAsia="zh-CN"/>
          <w14:ligatures w14:val="none"/>
        </w:rPr>
        <w:t xml:space="preserve">Firstly, using a USB camera live feed data of the test tube samples placed in a test tube holder rack is captured. Using YoloV5 the test tubes are identified and the centroids of the test tubes are detected. With the help of the centroids, a matrix is generated in order to identify the presence of the test tube in the rack. </w:t>
      </w:r>
    </w:p>
    <w:p w14:paraId="0838989A" w14:textId="08AB9D4E" w:rsidR="008C010B" w:rsidRPr="00B57C07" w:rsidRDefault="008C010B" w:rsidP="002009A5">
      <w:pPr>
        <w:jc w:val="both"/>
        <w:rPr>
          <w:rFonts w:ascii="Times New Roman" w:eastAsia="SimSun" w:hAnsi="Times New Roman" w:cs="Times New Roman"/>
          <w:color w:val="auto"/>
          <w:kern w:val="0"/>
          <w:sz w:val="24"/>
          <w:szCs w:val="24"/>
          <w:lang w:val="en-US" w:eastAsia="zh-CN"/>
          <w14:ligatures w14:val="none"/>
        </w:rPr>
      </w:pPr>
      <w:r w:rsidRPr="00B57C07">
        <w:rPr>
          <w:rFonts w:ascii="Times New Roman" w:eastAsia="SimSun" w:hAnsi="Times New Roman" w:cs="Times New Roman"/>
          <w:color w:val="auto"/>
          <w:kern w:val="0"/>
          <w:sz w:val="24"/>
          <w:szCs w:val="24"/>
          <w:lang w:val="en-US" w:eastAsia="zh-CN"/>
          <w14:ligatures w14:val="none"/>
        </w:rPr>
        <w:t xml:space="preserve">Next, the robotic arm (Dobot Magician) is commanded to attain the coordinate values of the centroids of test tube and perform the mechanism of pick and place. </w:t>
      </w:r>
      <w:ins w:id="27" w:author="Rangan MJ" w:date="2023-08-15T21:14:00Z">
        <w:r w:rsidR="00DE3CCA">
          <w:rPr>
            <w:rFonts w:ascii="Times New Roman" w:eastAsia="SimSun" w:hAnsi="Times New Roman" w:cs="Times New Roman"/>
            <w:color w:val="auto"/>
            <w:kern w:val="0"/>
            <w:sz w:val="24"/>
            <w:szCs w:val="24"/>
            <w:lang w:val="en-US" w:eastAsia="zh-CN"/>
            <w14:ligatures w14:val="none"/>
          </w:rPr>
          <w:t xml:space="preserve">The firmware on the Dobot magician works on inverse kinematics to </w:t>
        </w:r>
      </w:ins>
      <w:ins w:id="28" w:author="Rangan MJ" w:date="2023-08-15T21:15:00Z">
        <w:r w:rsidR="00DE3CCA">
          <w:rPr>
            <w:rFonts w:ascii="Times New Roman" w:eastAsia="SimSun" w:hAnsi="Times New Roman" w:cs="Times New Roman"/>
            <w:color w:val="auto"/>
            <w:kern w:val="0"/>
            <w:sz w:val="24"/>
            <w:szCs w:val="24"/>
            <w:lang w:val="en-US" w:eastAsia="zh-CN"/>
            <w14:ligatures w14:val="none"/>
          </w:rPr>
          <w:t>rotate</w:t>
        </w:r>
      </w:ins>
      <w:ins w:id="29" w:author="Rangan MJ" w:date="2023-08-15T21:14:00Z">
        <w:r w:rsidR="00DE3CCA">
          <w:rPr>
            <w:rFonts w:ascii="Times New Roman" w:eastAsia="SimSun" w:hAnsi="Times New Roman" w:cs="Times New Roman"/>
            <w:color w:val="auto"/>
            <w:kern w:val="0"/>
            <w:sz w:val="24"/>
            <w:szCs w:val="24"/>
            <w:lang w:val="en-US" w:eastAsia="zh-CN"/>
            <w14:ligatures w14:val="none"/>
          </w:rPr>
          <w:t xml:space="preserve"> </w:t>
        </w:r>
      </w:ins>
      <w:ins w:id="30" w:author="Rangan MJ" w:date="2023-08-15T21:15:00Z">
        <w:r w:rsidR="00DE3CCA">
          <w:rPr>
            <w:rFonts w:ascii="Times New Roman" w:eastAsia="SimSun" w:hAnsi="Times New Roman" w:cs="Times New Roman"/>
            <w:color w:val="auto"/>
            <w:kern w:val="0"/>
            <w:sz w:val="24"/>
            <w:szCs w:val="24"/>
            <w:lang w:val="en-US" w:eastAsia="zh-CN"/>
            <w14:ligatures w14:val="none"/>
          </w:rPr>
          <w:t xml:space="preserve">the motors according to Cartesian co-ordinates </w:t>
        </w:r>
      </w:ins>
      <w:r w:rsidRPr="00B57C07">
        <w:rPr>
          <w:rFonts w:ascii="Times New Roman" w:eastAsia="SimSun" w:hAnsi="Times New Roman" w:cs="Times New Roman"/>
          <w:color w:val="auto"/>
          <w:kern w:val="0"/>
          <w:sz w:val="24"/>
          <w:szCs w:val="24"/>
          <w:lang w:val="en-US" w:eastAsia="zh-CN"/>
          <w14:ligatures w14:val="none"/>
        </w:rPr>
        <w:t xml:space="preserve">Once the test tubes are archived the details of the patient on each test tube is determined using a barcode scanner to scan the barcode placed on the surface of the test tubes and is connected with a LIS </w:t>
      </w:r>
      <w:ins w:id="31" w:author="Rangan MJ" w:date="2023-08-15T21:13:00Z">
        <w:r w:rsidR="00DE3CCA">
          <w:rPr>
            <w:rFonts w:ascii="Times New Roman" w:eastAsia="SimSun" w:hAnsi="Times New Roman" w:cs="Times New Roman"/>
            <w:color w:val="auto"/>
            <w:kern w:val="0"/>
            <w:sz w:val="24"/>
            <w:szCs w:val="24"/>
            <w:lang w:val="en-US" w:eastAsia="zh-CN"/>
            <w14:ligatures w14:val="none"/>
          </w:rPr>
          <w:t xml:space="preserve">(Laboratory Information System) </w:t>
        </w:r>
      </w:ins>
      <w:r w:rsidRPr="00B57C07">
        <w:rPr>
          <w:rFonts w:ascii="Times New Roman" w:eastAsia="SimSun" w:hAnsi="Times New Roman" w:cs="Times New Roman"/>
          <w:color w:val="auto"/>
          <w:kern w:val="0"/>
          <w:sz w:val="24"/>
          <w:szCs w:val="24"/>
          <w:lang w:val="en-US" w:eastAsia="zh-CN"/>
          <w14:ligatures w14:val="none"/>
        </w:rPr>
        <w:t>software.</w:t>
      </w:r>
      <w:ins w:id="32" w:author="Rangan MJ" w:date="2023-08-15T21:12:00Z">
        <w:r w:rsidR="00DE3CCA">
          <w:rPr>
            <w:rFonts w:ascii="Times New Roman" w:eastAsia="SimSun" w:hAnsi="Times New Roman" w:cs="Times New Roman"/>
            <w:color w:val="auto"/>
            <w:kern w:val="0"/>
            <w:sz w:val="24"/>
            <w:szCs w:val="24"/>
            <w:lang w:val="en-US" w:eastAsia="zh-CN"/>
            <w14:ligatures w14:val="none"/>
          </w:rPr>
          <w:t xml:space="preserve"> The demonstration is prepared for picking up test tube one by one from a fixed location of rack, bar sca</w:t>
        </w:r>
      </w:ins>
      <w:ins w:id="33" w:author="Rangan MJ" w:date="2023-08-15T21:13:00Z">
        <w:r w:rsidR="00DE3CCA">
          <w:rPr>
            <w:rFonts w:ascii="Times New Roman" w:eastAsia="SimSun" w:hAnsi="Times New Roman" w:cs="Times New Roman"/>
            <w:color w:val="auto"/>
            <w:kern w:val="0"/>
            <w:sz w:val="24"/>
            <w:szCs w:val="24"/>
            <w:lang w:val="en-US" w:eastAsia="zh-CN"/>
            <w14:ligatures w14:val="none"/>
          </w:rPr>
          <w:t xml:space="preserve">nned to update </w:t>
        </w:r>
      </w:ins>
      <w:ins w:id="34" w:author="Rangan MJ" w:date="2023-08-15T21:12:00Z">
        <w:r w:rsidR="00DE3CCA">
          <w:rPr>
            <w:rFonts w:ascii="Times New Roman" w:eastAsia="SimSun" w:hAnsi="Times New Roman" w:cs="Times New Roman"/>
            <w:color w:val="auto"/>
            <w:kern w:val="0"/>
            <w:sz w:val="24"/>
            <w:szCs w:val="24"/>
            <w:lang w:val="en-US" w:eastAsia="zh-CN"/>
            <w14:ligatures w14:val="none"/>
          </w:rPr>
          <w:t xml:space="preserve"> </w:t>
        </w:r>
      </w:ins>
      <w:ins w:id="35" w:author="Rangan MJ" w:date="2023-08-15T21:13:00Z">
        <w:r w:rsidR="00DE3CCA">
          <w:rPr>
            <w:rFonts w:ascii="Times New Roman" w:eastAsia="SimSun" w:hAnsi="Times New Roman" w:cs="Times New Roman"/>
            <w:color w:val="auto"/>
            <w:kern w:val="0"/>
            <w:sz w:val="24"/>
            <w:szCs w:val="24"/>
            <w:lang w:val="en-US" w:eastAsia="zh-CN"/>
            <w14:ligatures w14:val="none"/>
          </w:rPr>
          <w:t>LIS on back end and then categorise and place it in the destination rack for achiving and also to another destination rack if it is not tested for whatever reason.</w:t>
        </w:r>
      </w:ins>
    </w:p>
    <w:p w14:paraId="02797891" w14:textId="77777777" w:rsidR="008A170F" w:rsidRDefault="0059075D">
      <w:pPr>
        <w:spacing w:after="124"/>
        <w:ind w:left="739"/>
      </w:pPr>
      <w:r>
        <w:rPr>
          <w:rFonts w:ascii="Times New Roman" w:eastAsia="Times New Roman" w:hAnsi="Times New Roman" w:cs="Times New Roman"/>
          <w:sz w:val="26"/>
        </w:rPr>
        <w:t xml:space="preserve"> </w:t>
      </w:r>
    </w:p>
    <w:p w14:paraId="091302B5" w14:textId="77777777" w:rsidR="008A170F" w:rsidRDefault="0059075D">
      <w:pPr>
        <w:spacing w:after="88"/>
        <w:ind w:left="739"/>
      </w:pPr>
      <w:r>
        <w:rPr>
          <w:rFonts w:ascii="Times New Roman" w:eastAsia="Times New Roman" w:hAnsi="Times New Roman" w:cs="Times New Roman"/>
          <w:sz w:val="26"/>
        </w:rPr>
        <w:t xml:space="preserve"> </w:t>
      </w:r>
    </w:p>
    <w:p w14:paraId="395B9DCB" w14:textId="77777777" w:rsidR="008A170F" w:rsidRDefault="0059075D">
      <w:pPr>
        <w:spacing w:after="143"/>
        <w:ind w:left="739"/>
      </w:pPr>
      <w:r>
        <w:rPr>
          <w:rFonts w:ascii="Times New Roman" w:eastAsia="Times New Roman" w:hAnsi="Times New Roman" w:cs="Times New Roman"/>
          <w:sz w:val="23"/>
        </w:rPr>
        <w:t xml:space="preserve"> </w:t>
      </w:r>
    </w:p>
    <w:p w14:paraId="0AC13C86" w14:textId="77777777" w:rsidR="008A170F" w:rsidRDefault="0059075D">
      <w:pPr>
        <w:spacing w:after="124"/>
        <w:ind w:left="739"/>
      </w:pPr>
      <w:r>
        <w:rPr>
          <w:rFonts w:ascii="Times New Roman" w:eastAsia="Times New Roman" w:hAnsi="Times New Roman" w:cs="Times New Roman"/>
          <w:sz w:val="26"/>
        </w:rPr>
        <w:t xml:space="preserve"> </w:t>
      </w:r>
    </w:p>
    <w:p w14:paraId="323B8552" w14:textId="77777777" w:rsidR="008A170F" w:rsidRDefault="0059075D">
      <w:pPr>
        <w:spacing w:after="0" w:line="357" w:lineRule="auto"/>
        <w:ind w:left="739" w:right="8738"/>
      </w:pPr>
      <w:r>
        <w:rPr>
          <w:rFonts w:ascii="Times New Roman" w:eastAsia="Times New Roman" w:hAnsi="Times New Roman" w:cs="Times New Roman"/>
          <w:sz w:val="26"/>
        </w:rPr>
        <w:t xml:space="preserve">     </w:t>
      </w:r>
    </w:p>
    <w:p w14:paraId="5BFF44A6" w14:textId="77777777" w:rsidR="00B50269" w:rsidRDefault="00B50269">
      <w:pPr>
        <w:spacing w:after="128"/>
        <w:ind w:left="734" w:hanging="10"/>
        <w:rPr>
          <w:rFonts w:ascii="Times New Roman" w:eastAsia="Times New Roman" w:hAnsi="Times New Roman" w:cs="Times New Roman"/>
          <w:sz w:val="26"/>
        </w:rPr>
      </w:pPr>
    </w:p>
    <w:p w14:paraId="01814AE6" w14:textId="77777777" w:rsidR="00B50269" w:rsidRDefault="00B50269">
      <w:pPr>
        <w:spacing w:after="128"/>
        <w:ind w:left="734" w:hanging="10"/>
        <w:rPr>
          <w:rFonts w:ascii="Times New Roman" w:eastAsia="Times New Roman" w:hAnsi="Times New Roman" w:cs="Times New Roman"/>
          <w:sz w:val="26"/>
        </w:rPr>
      </w:pPr>
    </w:p>
    <w:p w14:paraId="51509941" w14:textId="77777777" w:rsidR="00B50269" w:rsidRDefault="00B50269">
      <w:pPr>
        <w:spacing w:after="128"/>
        <w:ind w:left="734" w:hanging="10"/>
        <w:rPr>
          <w:rFonts w:ascii="Times New Roman" w:eastAsia="Times New Roman" w:hAnsi="Times New Roman" w:cs="Times New Roman"/>
          <w:sz w:val="26"/>
        </w:rPr>
      </w:pPr>
    </w:p>
    <w:p w14:paraId="4E8F7D94" w14:textId="77777777" w:rsidR="00B50269" w:rsidRDefault="00B50269">
      <w:pPr>
        <w:spacing w:after="128"/>
        <w:ind w:left="734" w:hanging="10"/>
        <w:rPr>
          <w:rFonts w:ascii="Times New Roman" w:eastAsia="Times New Roman" w:hAnsi="Times New Roman" w:cs="Times New Roman"/>
          <w:sz w:val="26"/>
        </w:rPr>
      </w:pPr>
    </w:p>
    <w:p w14:paraId="09F0E676" w14:textId="77777777" w:rsidR="00B50269" w:rsidRDefault="00B50269">
      <w:pPr>
        <w:spacing w:after="128"/>
        <w:ind w:left="734" w:hanging="10"/>
        <w:rPr>
          <w:rFonts w:ascii="Times New Roman" w:eastAsia="Times New Roman" w:hAnsi="Times New Roman" w:cs="Times New Roman"/>
          <w:sz w:val="26"/>
        </w:rPr>
      </w:pPr>
    </w:p>
    <w:p w14:paraId="3EC464E3" w14:textId="77777777" w:rsidR="002009A5" w:rsidRDefault="002009A5">
      <w:pPr>
        <w:spacing w:after="128"/>
        <w:ind w:left="734" w:hanging="10"/>
        <w:rPr>
          <w:rFonts w:ascii="Times New Roman" w:eastAsia="Times New Roman" w:hAnsi="Times New Roman" w:cs="Times New Roman"/>
          <w:sz w:val="26"/>
        </w:rPr>
      </w:pPr>
    </w:p>
    <w:p w14:paraId="5289C6F7" w14:textId="77777777" w:rsidR="002009A5" w:rsidRDefault="002009A5">
      <w:pPr>
        <w:spacing w:after="128"/>
        <w:ind w:left="734" w:hanging="10"/>
        <w:rPr>
          <w:rFonts w:ascii="Times New Roman" w:eastAsia="Times New Roman" w:hAnsi="Times New Roman" w:cs="Times New Roman"/>
          <w:sz w:val="26"/>
        </w:rPr>
      </w:pPr>
    </w:p>
    <w:p w14:paraId="21405F09" w14:textId="77777777" w:rsidR="002009A5" w:rsidRDefault="002009A5">
      <w:pPr>
        <w:spacing w:after="128"/>
        <w:ind w:left="734" w:hanging="10"/>
        <w:rPr>
          <w:rFonts w:ascii="Times New Roman" w:eastAsia="Times New Roman" w:hAnsi="Times New Roman" w:cs="Times New Roman"/>
          <w:sz w:val="26"/>
        </w:rPr>
      </w:pPr>
    </w:p>
    <w:p w14:paraId="08070092" w14:textId="77777777" w:rsidR="002009A5" w:rsidRDefault="002009A5">
      <w:pPr>
        <w:spacing w:after="128"/>
        <w:ind w:left="734" w:hanging="10"/>
        <w:rPr>
          <w:rFonts w:ascii="Times New Roman" w:eastAsia="Times New Roman" w:hAnsi="Times New Roman" w:cs="Times New Roman"/>
          <w:sz w:val="26"/>
        </w:rPr>
      </w:pPr>
    </w:p>
    <w:p w14:paraId="11A8B7CF" w14:textId="77777777" w:rsidR="002009A5" w:rsidRDefault="002009A5">
      <w:pPr>
        <w:spacing w:after="128"/>
        <w:ind w:left="734" w:hanging="10"/>
        <w:rPr>
          <w:rFonts w:ascii="Times New Roman" w:eastAsia="Times New Roman" w:hAnsi="Times New Roman" w:cs="Times New Roman"/>
          <w:sz w:val="26"/>
        </w:rPr>
      </w:pPr>
    </w:p>
    <w:p w14:paraId="6DCE5B4D" w14:textId="77777777" w:rsidR="002009A5" w:rsidRDefault="002009A5">
      <w:pPr>
        <w:spacing w:after="128"/>
        <w:ind w:left="734" w:hanging="10"/>
        <w:rPr>
          <w:rFonts w:ascii="Times New Roman" w:eastAsia="Times New Roman" w:hAnsi="Times New Roman" w:cs="Times New Roman"/>
          <w:sz w:val="26"/>
        </w:rPr>
      </w:pPr>
    </w:p>
    <w:p w14:paraId="09D12600" w14:textId="77777777" w:rsidR="002009A5" w:rsidRDefault="002009A5">
      <w:pPr>
        <w:spacing w:after="128"/>
        <w:ind w:left="734" w:hanging="10"/>
        <w:rPr>
          <w:rFonts w:ascii="Times New Roman" w:eastAsia="Times New Roman" w:hAnsi="Times New Roman" w:cs="Times New Roman"/>
          <w:sz w:val="26"/>
        </w:rPr>
      </w:pPr>
    </w:p>
    <w:p w14:paraId="4BC37DC6" w14:textId="77777777" w:rsidR="002009A5" w:rsidRDefault="002009A5">
      <w:pPr>
        <w:spacing w:after="128"/>
        <w:ind w:left="734" w:hanging="10"/>
        <w:rPr>
          <w:rFonts w:ascii="Times New Roman" w:eastAsia="Times New Roman" w:hAnsi="Times New Roman" w:cs="Times New Roman"/>
          <w:sz w:val="26"/>
        </w:rPr>
      </w:pPr>
    </w:p>
    <w:sdt>
      <w:sdtPr>
        <w:rPr>
          <w:rFonts w:ascii="Calibri" w:eastAsia="Calibri" w:hAnsi="Calibri" w:cs="Calibri"/>
          <w:color w:val="000000"/>
          <w:kern w:val="2"/>
          <w:sz w:val="22"/>
          <w:szCs w:val="22"/>
          <w:lang w:val="en-IN" w:eastAsia="en-IN"/>
          <w14:ligatures w14:val="standardContextual"/>
        </w:rPr>
        <w:id w:val="1267269554"/>
        <w:docPartObj>
          <w:docPartGallery w:val="Table of Contents"/>
          <w:docPartUnique/>
        </w:docPartObj>
      </w:sdtPr>
      <w:sdtEndPr>
        <w:rPr>
          <w:b/>
          <w:bCs/>
          <w:noProof/>
        </w:rPr>
      </w:sdtEndPr>
      <w:sdtContent>
        <w:p w14:paraId="78BBCB86" w14:textId="4F81130C" w:rsidR="00151868" w:rsidRDefault="00151868">
          <w:pPr>
            <w:pStyle w:val="TOCHeading"/>
          </w:pPr>
          <w:r>
            <w:t>Table of Contents</w:t>
          </w:r>
        </w:p>
        <w:p w14:paraId="772A7A44" w14:textId="41752B88" w:rsidR="00151868" w:rsidRDefault="00151868">
          <w:pPr>
            <w:pStyle w:val="TOC1"/>
            <w:tabs>
              <w:tab w:val="right" w:leader="dot" w:pos="9540"/>
            </w:tabs>
            <w:rPr>
              <w:rFonts w:asciiTheme="minorHAnsi" w:eastAsiaTheme="minorEastAsia" w:hAnsiTheme="minorHAnsi" w:cstheme="minorBidi"/>
              <w:noProof/>
              <w:color w:val="auto"/>
            </w:rPr>
          </w:pPr>
          <w:r>
            <w:fldChar w:fldCharType="begin"/>
          </w:r>
          <w:r>
            <w:instrText xml:space="preserve"> TOC \o "1-3" \h \z \u </w:instrText>
          </w:r>
          <w:r>
            <w:fldChar w:fldCharType="separate"/>
          </w:r>
        </w:p>
        <w:p w14:paraId="4FFFD65A" w14:textId="3FF64728" w:rsidR="00151868" w:rsidRDefault="0004228C">
          <w:pPr>
            <w:pStyle w:val="TOC2"/>
            <w:tabs>
              <w:tab w:val="right" w:leader="dot" w:pos="9540"/>
            </w:tabs>
            <w:rPr>
              <w:rFonts w:asciiTheme="minorHAnsi" w:eastAsiaTheme="minorEastAsia" w:hAnsiTheme="minorHAnsi" w:cstheme="minorBidi"/>
              <w:noProof/>
              <w:color w:val="auto"/>
            </w:rPr>
          </w:pPr>
          <w:hyperlink w:anchor="_Toc142497767" w:history="1">
            <w:r w:rsidR="00151868" w:rsidRPr="00313F3F">
              <w:rPr>
                <w:rStyle w:val="Hyperlink"/>
                <w:noProof/>
              </w:rPr>
              <w:t>1</w:t>
            </w:r>
            <w:r w:rsidR="00942C14">
              <w:rPr>
                <w:rStyle w:val="Hyperlink"/>
                <w:noProof/>
              </w:rPr>
              <w:t>.</w:t>
            </w:r>
            <w:r w:rsidR="00151868" w:rsidRPr="00313F3F">
              <w:rPr>
                <w:rStyle w:val="Hyperlink"/>
                <w:noProof/>
              </w:rPr>
              <w:t xml:space="preserve"> Introduction</w:t>
            </w:r>
            <w:r w:rsidR="00151868">
              <w:rPr>
                <w:noProof/>
                <w:webHidden/>
              </w:rPr>
              <w:tab/>
            </w:r>
            <w:r w:rsidR="00151868">
              <w:rPr>
                <w:noProof/>
                <w:webHidden/>
              </w:rPr>
              <w:fldChar w:fldCharType="begin"/>
            </w:r>
            <w:r w:rsidR="00151868">
              <w:rPr>
                <w:noProof/>
                <w:webHidden/>
              </w:rPr>
              <w:instrText xml:space="preserve"> PAGEREF _Toc142497767 \h </w:instrText>
            </w:r>
            <w:r w:rsidR="00151868">
              <w:rPr>
                <w:noProof/>
                <w:webHidden/>
              </w:rPr>
            </w:r>
            <w:r w:rsidR="00151868">
              <w:rPr>
                <w:noProof/>
                <w:webHidden/>
              </w:rPr>
              <w:fldChar w:fldCharType="separate"/>
            </w:r>
            <w:r w:rsidR="00151868">
              <w:rPr>
                <w:noProof/>
                <w:webHidden/>
              </w:rPr>
              <w:t>7</w:t>
            </w:r>
            <w:r w:rsidR="00151868">
              <w:rPr>
                <w:noProof/>
                <w:webHidden/>
              </w:rPr>
              <w:fldChar w:fldCharType="end"/>
            </w:r>
          </w:hyperlink>
        </w:p>
        <w:p w14:paraId="24CF17AF" w14:textId="7AB9ED35" w:rsidR="00151868" w:rsidRDefault="0004228C">
          <w:pPr>
            <w:pStyle w:val="TOC2"/>
            <w:tabs>
              <w:tab w:val="right" w:leader="dot" w:pos="9540"/>
            </w:tabs>
            <w:rPr>
              <w:rFonts w:asciiTheme="minorHAnsi" w:eastAsiaTheme="minorEastAsia" w:hAnsiTheme="minorHAnsi" w:cstheme="minorBidi"/>
              <w:noProof/>
              <w:color w:val="auto"/>
            </w:rPr>
          </w:pPr>
          <w:hyperlink w:anchor="_Toc142497768" w:history="1">
            <w:r w:rsidR="00151868" w:rsidRPr="00313F3F">
              <w:rPr>
                <w:rStyle w:val="Hyperlink"/>
                <w:noProof/>
              </w:rPr>
              <w:t>2</w:t>
            </w:r>
            <w:r w:rsidR="00942C14">
              <w:rPr>
                <w:rStyle w:val="Hyperlink"/>
                <w:noProof/>
              </w:rPr>
              <w:t>.</w:t>
            </w:r>
            <w:r w:rsidR="00151868" w:rsidRPr="00313F3F">
              <w:rPr>
                <w:rStyle w:val="Hyperlink"/>
                <w:noProof/>
              </w:rPr>
              <w:t xml:space="preserve"> Methodology</w:t>
            </w:r>
            <w:r w:rsidR="00151868">
              <w:rPr>
                <w:noProof/>
                <w:webHidden/>
              </w:rPr>
              <w:tab/>
            </w:r>
            <w:r w:rsidR="00151868">
              <w:rPr>
                <w:noProof/>
                <w:webHidden/>
              </w:rPr>
              <w:fldChar w:fldCharType="begin"/>
            </w:r>
            <w:r w:rsidR="00151868">
              <w:rPr>
                <w:noProof/>
                <w:webHidden/>
              </w:rPr>
              <w:instrText xml:space="preserve"> PAGEREF _Toc142497768 \h </w:instrText>
            </w:r>
            <w:r w:rsidR="00151868">
              <w:rPr>
                <w:noProof/>
                <w:webHidden/>
              </w:rPr>
            </w:r>
            <w:r w:rsidR="00151868">
              <w:rPr>
                <w:noProof/>
                <w:webHidden/>
              </w:rPr>
              <w:fldChar w:fldCharType="separate"/>
            </w:r>
            <w:r w:rsidR="00151868">
              <w:rPr>
                <w:noProof/>
                <w:webHidden/>
              </w:rPr>
              <w:t>8</w:t>
            </w:r>
            <w:r w:rsidR="00151868">
              <w:rPr>
                <w:noProof/>
                <w:webHidden/>
              </w:rPr>
              <w:fldChar w:fldCharType="end"/>
            </w:r>
          </w:hyperlink>
        </w:p>
        <w:p w14:paraId="37CC5803" w14:textId="6830859F" w:rsidR="00151868" w:rsidRDefault="0004228C">
          <w:pPr>
            <w:pStyle w:val="TOC2"/>
            <w:tabs>
              <w:tab w:val="right" w:leader="dot" w:pos="9540"/>
            </w:tabs>
            <w:rPr>
              <w:rFonts w:asciiTheme="minorHAnsi" w:eastAsiaTheme="minorEastAsia" w:hAnsiTheme="minorHAnsi" w:cstheme="minorBidi"/>
              <w:noProof/>
              <w:color w:val="auto"/>
            </w:rPr>
          </w:pPr>
          <w:hyperlink w:anchor="_Toc142497769" w:history="1">
            <w:r w:rsidR="00151868" w:rsidRPr="00313F3F">
              <w:rPr>
                <w:rStyle w:val="Hyperlink"/>
                <w:noProof/>
              </w:rPr>
              <w:t>3</w:t>
            </w:r>
            <w:r w:rsidR="00942C14">
              <w:rPr>
                <w:rStyle w:val="Hyperlink"/>
                <w:noProof/>
              </w:rPr>
              <w:t>.</w:t>
            </w:r>
            <w:r w:rsidR="00151868" w:rsidRPr="00313F3F">
              <w:rPr>
                <w:rStyle w:val="Hyperlink"/>
                <w:noProof/>
              </w:rPr>
              <w:t xml:space="preserve"> Conclusion and Future Scope</w:t>
            </w:r>
            <w:r w:rsidR="00151868">
              <w:rPr>
                <w:noProof/>
                <w:webHidden/>
              </w:rPr>
              <w:tab/>
            </w:r>
            <w:r w:rsidR="00151868">
              <w:rPr>
                <w:noProof/>
                <w:webHidden/>
              </w:rPr>
              <w:fldChar w:fldCharType="begin"/>
            </w:r>
            <w:r w:rsidR="00151868">
              <w:rPr>
                <w:noProof/>
                <w:webHidden/>
              </w:rPr>
              <w:instrText xml:space="preserve"> PAGEREF _Toc142497769 \h </w:instrText>
            </w:r>
            <w:r w:rsidR="00151868">
              <w:rPr>
                <w:noProof/>
                <w:webHidden/>
              </w:rPr>
            </w:r>
            <w:r w:rsidR="00151868">
              <w:rPr>
                <w:noProof/>
                <w:webHidden/>
              </w:rPr>
              <w:fldChar w:fldCharType="separate"/>
            </w:r>
            <w:r w:rsidR="00151868">
              <w:rPr>
                <w:noProof/>
                <w:webHidden/>
              </w:rPr>
              <w:t>10</w:t>
            </w:r>
            <w:r w:rsidR="00151868">
              <w:rPr>
                <w:noProof/>
                <w:webHidden/>
              </w:rPr>
              <w:fldChar w:fldCharType="end"/>
            </w:r>
          </w:hyperlink>
        </w:p>
        <w:p w14:paraId="39B3D2CB" w14:textId="1796EF36" w:rsidR="00151868" w:rsidRDefault="0004228C">
          <w:pPr>
            <w:pStyle w:val="TOC2"/>
            <w:tabs>
              <w:tab w:val="right" w:leader="dot" w:pos="9540"/>
            </w:tabs>
            <w:rPr>
              <w:rFonts w:asciiTheme="minorHAnsi" w:eastAsiaTheme="minorEastAsia" w:hAnsiTheme="minorHAnsi" w:cstheme="minorBidi"/>
              <w:noProof/>
              <w:color w:val="auto"/>
            </w:rPr>
          </w:pPr>
          <w:hyperlink w:anchor="_Toc142497771" w:history="1">
            <w:r w:rsidR="00151868" w:rsidRPr="00313F3F">
              <w:rPr>
                <w:rStyle w:val="Hyperlink"/>
                <w:noProof/>
              </w:rPr>
              <w:t>4</w:t>
            </w:r>
            <w:r w:rsidR="00942C14">
              <w:rPr>
                <w:rStyle w:val="Hyperlink"/>
                <w:noProof/>
              </w:rPr>
              <w:t>.</w:t>
            </w:r>
            <w:r w:rsidR="00151868" w:rsidRPr="00313F3F">
              <w:rPr>
                <w:rStyle w:val="Hyperlink"/>
                <w:noProof/>
              </w:rPr>
              <w:t xml:space="preserve"> References</w:t>
            </w:r>
            <w:r w:rsidR="00151868">
              <w:rPr>
                <w:noProof/>
                <w:webHidden/>
              </w:rPr>
              <w:tab/>
            </w:r>
            <w:r w:rsidR="00151868">
              <w:rPr>
                <w:noProof/>
                <w:webHidden/>
              </w:rPr>
              <w:fldChar w:fldCharType="begin"/>
            </w:r>
            <w:r w:rsidR="00151868">
              <w:rPr>
                <w:noProof/>
                <w:webHidden/>
              </w:rPr>
              <w:instrText xml:space="preserve"> PAGEREF _Toc142497771 \h </w:instrText>
            </w:r>
            <w:r w:rsidR="00151868">
              <w:rPr>
                <w:noProof/>
                <w:webHidden/>
              </w:rPr>
            </w:r>
            <w:r w:rsidR="00151868">
              <w:rPr>
                <w:noProof/>
                <w:webHidden/>
              </w:rPr>
              <w:fldChar w:fldCharType="separate"/>
            </w:r>
            <w:r w:rsidR="00151868">
              <w:rPr>
                <w:noProof/>
                <w:webHidden/>
              </w:rPr>
              <w:t>10</w:t>
            </w:r>
            <w:r w:rsidR="00151868">
              <w:rPr>
                <w:noProof/>
                <w:webHidden/>
              </w:rPr>
              <w:fldChar w:fldCharType="end"/>
            </w:r>
          </w:hyperlink>
        </w:p>
        <w:p w14:paraId="577BD262" w14:textId="76B316DD" w:rsidR="00151868" w:rsidRDefault="00151868">
          <w:r>
            <w:rPr>
              <w:b/>
              <w:bCs/>
              <w:noProof/>
            </w:rPr>
            <w:fldChar w:fldCharType="end"/>
          </w:r>
        </w:p>
      </w:sdtContent>
    </w:sdt>
    <w:p w14:paraId="22C06192" w14:textId="77777777" w:rsidR="008A170F" w:rsidRDefault="0059075D">
      <w:pPr>
        <w:spacing w:after="126"/>
        <w:ind w:left="739"/>
      </w:pPr>
      <w:r>
        <w:rPr>
          <w:rFonts w:ascii="Times New Roman" w:eastAsia="Times New Roman" w:hAnsi="Times New Roman" w:cs="Times New Roman"/>
          <w:sz w:val="26"/>
        </w:rPr>
        <w:t xml:space="preserve"> </w:t>
      </w:r>
    </w:p>
    <w:p w14:paraId="496BEDFD" w14:textId="77777777" w:rsidR="008A170F" w:rsidRDefault="0059075D">
      <w:pPr>
        <w:spacing w:after="575"/>
        <w:ind w:left="739"/>
      </w:pPr>
      <w:r>
        <w:rPr>
          <w:rFonts w:ascii="Times New Roman" w:eastAsia="Times New Roman" w:hAnsi="Times New Roman" w:cs="Times New Roman"/>
          <w:sz w:val="26"/>
        </w:rPr>
        <w:t xml:space="preserve"> </w:t>
      </w:r>
    </w:p>
    <w:p w14:paraId="4C95D57B" w14:textId="77777777" w:rsidR="008A170F" w:rsidRDefault="0059075D">
      <w:pPr>
        <w:spacing w:after="88"/>
        <w:ind w:left="739"/>
      </w:pPr>
      <w:r>
        <w:rPr>
          <w:rFonts w:ascii="Times New Roman" w:eastAsia="Times New Roman" w:hAnsi="Times New Roman" w:cs="Times New Roman"/>
          <w:sz w:val="26"/>
        </w:rPr>
        <w:t xml:space="preserve"> </w:t>
      </w:r>
    </w:p>
    <w:p w14:paraId="2B2BAFF8" w14:textId="77777777" w:rsidR="008A170F" w:rsidRDefault="0059075D">
      <w:pPr>
        <w:spacing w:after="145"/>
        <w:ind w:left="739"/>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37DC0613" w14:textId="77777777" w:rsidR="00B50269" w:rsidRDefault="00B50269">
      <w:pPr>
        <w:spacing w:after="145"/>
        <w:ind w:left="739"/>
        <w:rPr>
          <w:rFonts w:ascii="Times New Roman" w:eastAsia="Times New Roman" w:hAnsi="Times New Roman" w:cs="Times New Roman"/>
          <w:sz w:val="23"/>
        </w:rPr>
      </w:pPr>
    </w:p>
    <w:p w14:paraId="0A3E2D49" w14:textId="77777777" w:rsidR="00B50269" w:rsidRDefault="00B50269">
      <w:pPr>
        <w:spacing w:after="145"/>
        <w:ind w:left="739"/>
        <w:rPr>
          <w:rFonts w:ascii="Times New Roman" w:eastAsia="Times New Roman" w:hAnsi="Times New Roman" w:cs="Times New Roman"/>
          <w:sz w:val="23"/>
        </w:rPr>
      </w:pPr>
    </w:p>
    <w:p w14:paraId="7ACECB41" w14:textId="77777777" w:rsidR="00B50269" w:rsidRDefault="00B50269">
      <w:pPr>
        <w:spacing w:after="145"/>
        <w:ind w:left="739"/>
        <w:rPr>
          <w:rFonts w:ascii="Times New Roman" w:eastAsia="Times New Roman" w:hAnsi="Times New Roman" w:cs="Times New Roman"/>
          <w:sz w:val="23"/>
        </w:rPr>
      </w:pPr>
    </w:p>
    <w:p w14:paraId="5CAB52D9" w14:textId="77777777" w:rsidR="00B50269" w:rsidRDefault="00B50269">
      <w:pPr>
        <w:spacing w:after="145"/>
        <w:ind w:left="739"/>
        <w:rPr>
          <w:rFonts w:ascii="Times New Roman" w:eastAsia="Times New Roman" w:hAnsi="Times New Roman" w:cs="Times New Roman"/>
          <w:sz w:val="23"/>
        </w:rPr>
      </w:pPr>
    </w:p>
    <w:p w14:paraId="24DF266C" w14:textId="77777777" w:rsidR="00B50269" w:rsidRDefault="00B50269">
      <w:pPr>
        <w:spacing w:after="145"/>
        <w:ind w:left="739"/>
        <w:rPr>
          <w:rFonts w:ascii="Times New Roman" w:eastAsia="Times New Roman" w:hAnsi="Times New Roman" w:cs="Times New Roman"/>
          <w:sz w:val="23"/>
        </w:rPr>
      </w:pPr>
    </w:p>
    <w:p w14:paraId="4DF8BF4F" w14:textId="77777777" w:rsidR="00B50269" w:rsidRDefault="00B50269">
      <w:pPr>
        <w:spacing w:after="145"/>
        <w:ind w:left="739"/>
        <w:rPr>
          <w:rFonts w:ascii="Times New Roman" w:eastAsia="Times New Roman" w:hAnsi="Times New Roman" w:cs="Times New Roman"/>
          <w:sz w:val="23"/>
        </w:rPr>
      </w:pPr>
    </w:p>
    <w:p w14:paraId="7DA3EE9E" w14:textId="77777777" w:rsidR="00B50269" w:rsidRDefault="00B50269">
      <w:pPr>
        <w:spacing w:after="145"/>
        <w:ind w:left="739"/>
        <w:rPr>
          <w:rFonts w:ascii="Times New Roman" w:eastAsia="Times New Roman" w:hAnsi="Times New Roman" w:cs="Times New Roman"/>
          <w:sz w:val="23"/>
        </w:rPr>
      </w:pPr>
    </w:p>
    <w:p w14:paraId="26FE0337" w14:textId="77777777" w:rsidR="00B50269" w:rsidRDefault="00B50269">
      <w:pPr>
        <w:spacing w:after="145"/>
        <w:ind w:left="739"/>
        <w:rPr>
          <w:rFonts w:ascii="Times New Roman" w:eastAsia="Times New Roman" w:hAnsi="Times New Roman" w:cs="Times New Roman"/>
          <w:sz w:val="23"/>
        </w:rPr>
      </w:pPr>
    </w:p>
    <w:p w14:paraId="72D64344" w14:textId="77777777" w:rsidR="00B50269" w:rsidRDefault="00B50269">
      <w:pPr>
        <w:spacing w:after="145"/>
        <w:ind w:left="739"/>
        <w:rPr>
          <w:rFonts w:ascii="Times New Roman" w:eastAsia="Times New Roman" w:hAnsi="Times New Roman" w:cs="Times New Roman"/>
          <w:sz w:val="23"/>
        </w:rPr>
      </w:pPr>
    </w:p>
    <w:p w14:paraId="460A803B" w14:textId="77777777" w:rsidR="008A170F" w:rsidRDefault="0059075D">
      <w:pPr>
        <w:spacing w:after="0" w:line="357" w:lineRule="auto"/>
        <w:ind w:left="739" w:right="8745"/>
      </w:pPr>
      <w:r>
        <w:rPr>
          <w:rFonts w:ascii="Times New Roman" w:eastAsia="Times New Roman" w:hAnsi="Times New Roman" w:cs="Times New Roman"/>
          <w:sz w:val="26"/>
        </w:rPr>
        <w:t xml:space="preserve">                  </w:t>
      </w:r>
    </w:p>
    <w:p w14:paraId="1BE627AF" w14:textId="6FFDC1F6" w:rsidR="008A170F" w:rsidRPr="00B84352" w:rsidRDefault="00B84352" w:rsidP="00B84352">
      <w:pPr>
        <w:pStyle w:val="Heading2"/>
        <w:numPr>
          <w:ilvl w:val="0"/>
          <w:numId w:val="7"/>
        </w:numPr>
        <w:ind w:right="4"/>
        <w:rPr>
          <w:b/>
        </w:rPr>
      </w:pPr>
      <w:r w:rsidRPr="00B84352">
        <w:rPr>
          <w:b/>
        </w:rPr>
        <w:lastRenderedPageBreak/>
        <w:t>INTRODUCTION</w:t>
      </w:r>
    </w:p>
    <w:p w14:paraId="678D2CA7" w14:textId="77777777" w:rsidR="008A170F" w:rsidRDefault="0059075D">
      <w:pPr>
        <w:spacing w:after="109"/>
        <w:ind w:left="739"/>
      </w:pPr>
      <w:r>
        <w:rPr>
          <w:rFonts w:ascii="Times New Roman" w:eastAsia="Times New Roman" w:hAnsi="Times New Roman" w:cs="Times New Roman"/>
          <w:sz w:val="23"/>
        </w:rPr>
        <w:t xml:space="preserve"> </w:t>
      </w:r>
    </w:p>
    <w:p w14:paraId="1A04CFFA" w14:textId="2B2D613C" w:rsidR="008B0187" w:rsidRPr="00856F24" w:rsidRDefault="008B0187" w:rsidP="00E90A53">
      <w:pPr>
        <w:spacing w:before="240" w:after="240" w:line="240" w:lineRule="auto"/>
        <w:jc w:val="both"/>
        <w:rPr>
          <w:rFonts w:ascii="Times New Roman" w:eastAsia="SimSun" w:hAnsi="Times New Roman" w:cs="Times New Roman"/>
          <w:color w:val="auto"/>
          <w:kern w:val="0"/>
          <w:sz w:val="24"/>
          <w:szCs w:val="24"/>
          <w:lang w:val="en-US" w:eastAsia="zh-CN"/>
          <w14:ligatures w14:val="none"/>
        </w:rPr>
      </w:pPr>
      <w:r w:rsidRPr="00856F24">
        <w:rPr>
          <w:rFonts w:ascii="Times New Roman" w:eastAsia="SimSun" w:hAnsi="Times New Roman" w:cs="Times New Roman"/>
          <w:color w:val="auto"/>
          <w:kern w:val="0"/>
          <w:sz w:val="24"/>
          <w:szCs w:val="24"/>
          <w:lang w:val="en-US" w:eastAsia="zh-CN"/>
          <w14:ligatures w14:val="none"/>
        </w:rPr>
        <w:t xml:space="preserve">The project of "Diagnostics lab automation" which is to be implemented in the </w:t>
      </w:r>
      <w:del w:id="36" w:author="Rangan MJ" w:date="2023-08-15T21:18:00Z">
        <w:r w:rsidRPr="00856F24" w:rsidDel="00DE3CCA">
          <w:rPr>
            <w:rFonts w:ascii="Times New Roman" w:eastAsia="SimSun" w:hAnsi="Times New Roman" w:cs="Times New Roman"/>
            <w:color w:val="auto"/>
            <w:kern w:val="0"/>
            <w:sz w:val="24"/>
            <w:szCs w:val="24"/>
            <w:lang w:val="en-US" w:eastAsia="zh-CN"/>
            <w14:ligatures w14:val="none"/>
          </w:rPr>
          <w:delText xml:space="preserve">Anand </w:delText>
        </w:r>
      </w:del>
      <w:r w:rsidRPr="00856F24">
        <w:rPr>
          <w:rFonts w:ascii="Times New Roman" w:eastAsia="SimSun" w:hAnsi="Times New Roman" w:cs="Times New Roman"/>
          <w:color w:val="auto"/>
          <w:kern w:val="0"/>
          <w:sz w:val="24"/>
          <w:szCs w:val="24"/>
          <w:lang w:val="en-US" w:eastAsia="zh-CN"/>
          <w14:ligatures w14:val="none"/>
        </w:rPr>
        <w:t>Diagnostics Laboratory is aimed at automating the process of archiving. After the sample is tested, the sample is stored for a fixed time period in cold storage, for re-tests and review. The test tubes are scanned in an LIS mapping each sample to a specific position in the corresponding tray whose code is also recorded, enabling one to trace back. The transfer is completed only if all tests assigned to the given sample have been completed.</w:t>
      </w:r>
    </w:p>
    <w:p w14:paraId="45AB6204" w14:textId="77777777" w:rsidR="008B0187" w:rsidRPr="00856F24" w:rsidRDefault="008B0187" w:rsidP="00E90A53">
      <w:pPr>
        <w:spacing w:before="240" w:after="240" w:line="240" w:lineRule="auto"/>
        <w:jc w:val="both"/>
        <w:rPr>
          <w:rFonts w:ascii="Times New Roman" w:eastAsia="SimSun" w:hAnsi="Times New Roman" w:cs="Times New Roman"/>
          <w:color w:val="auto"/>
          <w:kern w:val="0"/>
          <w:sz w:val="24"/>
          <w:szCs w:val="24"/>
          <w:lang w:val="en-US" w:eastAsia="zh-CN"/>
          <w14:ligatures w14:val="none"/>
        </w:rPr>
      </w:pPr>
      <w:r w:rsidRPr="00856F24">
        <w:rPr>
          <w:rFonts w:ascii="Times New Roman" w:eastAsia="SimSun" w:hAnsi="Times New Roman" w:cs="Times New Roman"/>
          <w:color w:val="auto"/>
          <w:kern w:val="0"/>
          <w:sz w:val="24"/>
          <w:szCs w:val="24"/>
          <w:lang w:val="en-US" w:eastAsia="zh-CN"/>
          <w14:ligatures w14:val="none"/>
        </w:rPr>
        <w:t>The process of scanning and transferring the test tubes is currently being done manually. Our task is to automate the process of reducing human intervention effectively reducing error. The task is set to be performed by a robotic arm with 5 DOF. Image processing has been used to make the process efficient by reducing the number of work cycles to the number of test tubes present</w:t>
      </w:r>
    </w:p>
    <w:p w14:paraId="5ADC1622" w14:textId="77777777" w:rsidR="008B0187" w:rsidRDefault="008B0187" w:rsidP="008B0187"/>
    <w:p w14:paraId="4849F8A8" w14:textId="6C6B6BA5" w:rsidR="008B0187" w:rsidRDefault="008B0187" w:rsidP="008B0187">
      <w:r>
        <w:rPr>
          <w:noProof/>
          <w:lang w:bidi="kn-IN"/>
        </w:rPr>
        <mc:AlternateContent>
          <mc:Choice Requires="wps">
            <w:drawing>
              <wp:anchor distT="0" distB="0" distL="114300" distR="114300" simplePos="0" relativeHeight="251661312" behindDoc="0" locked="0" layoutInCell="1" allowOverlap="1" wp14:anchorId="07F42E67" wp14:editId="050B6508">
                <wp:simplePos x="0" y="0"/>
                <wp:positionH relativeFrom="column">
                  <wp:posOffset>-304342</wp:posOffset>
                </wp:positionH>
                <wp:positionV relativeFrom="paragraph">
                  <wp:posOffset>277495</wp:posOffset>
                </wp:positionV>
                <wp:extent cx="1318437" cy="790575"/>
                <wp:effectExtent l="0" t="0" r="15240" b="28575"/>
                <wp:wrapNone/>
                <wp:docPr id="18" name="Rectangle 18"/>
                <wp:cNvGraphicFramePr/>
                <a:graphic xmlns:a="http://schemas.openxmlformats.org/drawingml/2006/main">
                  <a:graphicData uri="http://schemas.microsoft.com/office/word/2010/wordprocessingShape">
                    <wps:wsp>
                      <wps:cNvSpPr/>
                      <wps:spPr>
                        <a:xfrm>
                          <a:off x="0" y="0"/>
                          <a:ext cx="1318437"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5E41EF" w14:textId="77777777" w:rsidR="005F284D" w:rsidRDefault="005F284D" w:rsidP="008B0187">
                            <w:pPr>
                              <w:jc w:val="center"/>
                            </w:pPr>
                            <w:r>
                              <w:t>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F42E67" id="Rectangle 18" o:spid="_x0000_s1026" style="position:absolute;margin-left:-23.95pt;margin-top:21.85pt;width:103.8pt;height:6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" fillcolor="white [3201]" strokecolor="black [3213]" strokeweight="1pt">
                <v:textbox>
                  <w:txbxContent>
                    <w:p w14:paraId="5A5E41EF" w14:textId="77777777" w:rsidR="005F284D" w:rsidRDefault="005F284D" w:rsidP="008B0187">
                      <w:pPr>
                        <w:jc w:val="center"/>
                      </w:pPr>
                      <w:r>
                        <w:t>IMAGE PROCESSING</w:t>
                      </w:r>
                    </w:p>
                  </w:txbxContent>
                </v:textbox>
              </v:rect>
            </w:pict>
          </mc:Fallback>
        </mc:AlternateContent>
      </w:r>
      <w:ins w:id="37" w:author="Rangan MJ" w:date="2023-08-15T22:56:00Z">
        <w:r w:rsidR="001B7CBB">
          <w:t>(This image has to be done differently)</w:t>
        </w:r>
      </w:ins>
    </w:p>
    <w:p w14:paraId="58D52ADC" w14:textId="4BF6C578" w:rsidR="008B0187" w:rsidRDefault="009D4897" w:rsidP="008B0187">
      <w:r>
        <w:rPr>
          <w:noProof/>
          <w:lang w:bidi="kn-IN"/>
        </w:rPr>
        <mc:AlternateContent>
          <mc:Choice Requires="wps">
            <w:drawing>
              <wp:anchor distT="0" distB="0" distL="114300" distR="114300" simplePos="0" relativeHeight="251663360" behindDoc="0" locked="0" layoutInCell="1" allowOverlap="1" wp14:anchorId="77D11E7B" wp14:editId="7B560258">
                <wp:simplePos x="0" y="0"/>
                <wp:positionH relativeFrom="column">
                  <wp:posOffset>3316591</wp:posOffset>
                </wp:positionH>
                <wp:positionV relativeFrom="paragraph">
                  <wp:posOffset>10795</wp:posOffset>
                </wp:positionV>
                <wp:extent cx="1371600" cy="8001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371600" cy="800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A3BB37" w14:textId="77777777" w:rsidR="005F284D" w:rsidRDefault="005F284D" w:rsidP="008B0187">
                            <w:pPr>
                              <w:jc w:val="center"/>
                            </w:pPr>
                            <w:r>
                              <w:t>BARCODE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11E7B" id="Rectangle 20" o:spid="_x0000_s1027" style="position:absolute;margin-left:261.15pt;margin-top:.85pt;width:108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" fillcolor="white [3201]" strokecolor="black [3213]" strokeweight="1pt">
                <v:textbox>
                  <w:txbxContent>
                    <w:p w14:paraId="3DA3BB37" w14:textId="77777777" w:rsidR="005F284D" w:rsidRDefault="005F284D" w:rsidP="008B0187">
                      <w:pPr>
                        <w:jc w:val="center"/>
                      </w:pPr>
                      <w:r>
                        <w:t>BARCODE SCANNER</w:t>
                      </w:r>
                    </w:p>
                  </w:txbxContent>
                </v:textbox>
              </v:rect>
            </w:pict>
          </mc:Fallback>
        </mc:AlternateContent>
      </w:r>
      <w:r>
        <w:rPr>
          <w:noProof/>
          <w:lang w:bidi="kn-IN"/>
        </w:rPr>
        <mc:AlternateContent>
          <mc:Choice Requires="wps">
            <w:drawing>
              <wp:anchor distT="0" distB="0" distL="114300" distR="114300" simplePos="0" relativeHeight="251662336" behindDoc="0" locked="0" layoutInCell="1" allowOverlap="1" wp14:anchorId="783E9A78" wp14:editId="1B36C6E6">
                <wp:simplePos x="0" y="0"/>
                <wp:positionH relativeFrom="column">
                  <wp:posOffset>1459983</wp:posOffset>
                </wp:positionH>
                <wp:positionV relativeFrom="paragraph">
                  <wp:posOffset>8890</wp:posOffset>
                </wp:positionV>
                <wp:extent cx="1323975" cy="7905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323975"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A8BA4A" w14:textId="77777777" w:rsidR="005F284D" w:rsidRDefault="005F284D" w:rsidP="008B0187">
                            <w:pPr>
                              <w:jc w:val="center"/>
                            </w:pPr>
                            <w:r>
                              <w:t>DOBOT MOVEMENTS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3E9A78" id="Rectangle 21" o:spid="_x0000_s1028" style="position:absolute;margin-left:114.95pt;margin-top:.7pt;width:104.25pt;height:6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" fillcolor="white [3201]" strokecolor="black [3213]" strokeweight="1pt">
                <v:textbox>
                  <w:txbxContent>
                    <w:p w14:paraId="5EA8BA4A" w14:textId="77777777" w:rsidR="005F284D" w:rsidRDefault="005F284D" w:rsidP="008B0187">
                      <w:pPr>
                        <w:jc w:val="center"/>
                      </w:pPr>
                      <w:r>
                        <w:t>DOBOT MOVEMENTS</w:t>
                      </w:r>
                    </w:p>
                  </w:txbxContent>
                </v:textbox>
              </v:rect>
            </w:pict>
          </mc:Fallback>
        </mc:AlternateContent>
      </w:r>
      <w:r>
        <w:rPr>
          <w:noProof/>
          <w:lang w:bidi="kn-IN"/>
        </w:rPr>
        <mc:AlternateContent>
          <mc:Choice Requires="wps">
            <w:drawing>
              <wp:anchor distT="0" distB="0" distL="114300" distR="114300" simplePos="0" relativeHeight="251664384" behindDoc="0" locked="0" layoutInCell="1" allowOverlap="1" wp14:anchorId="11FE0586" wp14:editId="0141FFC8">
                <wp:simplePos x="0" y="0"/>
                <wp:positionH relativeFrom="column">
                  <wp:posOffset>5163613</wp:posOffset>
                </wp:positionH>
                <wp:positionV relativeFrom="paragraph">
                  <wp:posOffset>13335</wp:posOffset>
                </wp:positionV>
                <wp:extent cx="1343025" cy="819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343025"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3CA0E" w14:textId="77777777" w:rsidR="005F284D" w:rsidRDefault="005F284D" w:rsidP="008B0187">
                            <w:pPr>
                              <w:jc w:val="center"/>
                            </w:pPr>
                            <w:r>
                              <w:t>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E0586" id="Rectangle 19" o:spid="_x0000_s1029" style="position:absolute;margin-left:406.6pt;margin-top:1.05pt;width:105.75pt;height: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" fillcolor="white [3201]" strokecolor="black [3213]" strokeweight="1pt">
                <v:textbox>
                  <w:txbxContent>
                    <w:p w14:paraId="29D3CA0E" w14:textId="77777777" w:rsidR="005F284D" w:rsidRDefault="005F284D" w:rsidP="008B0187">
                      <w:pPr>
                        <w:jc w:val="center"/>
                      </w:pPr>
                      <w:r>
                        <w:t>INTEGRATION</w:t>
                      </w:r>
                    </w:p>
                  </w:txbxContent>
                </v:textbox>
              </v:rect>
            </w:pict>
          </mc:Fallback>
        </mc:AlternateContent>
      </w:r>
    </w:p>
    <w:p w14:paraId="04DA0DFF" w14:textId="61C1A187" w:rsidR="008B0187" w:rsidRDefault="009D4897" w:rsidP="008B0187">
      <w:r>
        <w:rPr>
          <w:noProof/>
          <w:lang w:bidi="kn-IN"/>
        </w:rPr>
        <mc:AlternateContent>
          <mc:Choice Requires="wps">
            <w:drawing>
              <wp:anchor distT="0" distB="0" distL="114300" distR="114300" simplePos="0" relativeHeight="251665408" behindDoc="0" locked="0" layoutInCell="1" allowOverlap="1" wp14:anchorId="37CE90B7" wp14:editId="337C2CD5">
                <wp:simplePos x="0" y="0"/>
                <wp:positionH relativeFrom="column">
                  <wp:posOffset>1059475</wp:posOffset>
                </wp:positionH>
                <wp:positionV relativeFrom="paragraph">
                  <wp:posOffset>147955</wp:posOffset>
                </wp:positionV>
                <wp:extent cx="36195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675AAC" id="_x0000_t32" coordsize="21600,21600" o:spt="32" o:oned="t" path="m,l21600,21600e" filled="f">
                <v:path arrowok="t" fillok="f" o:connecttype="none"/>
                <o:lock v:ext="edit" shapetype="t"/>
              </v:shapetype>
              <v:shape id="Straight Arrow Connector 24" o:spid="_x0000_s1026" type="#_x0000_t32" style="position:absolute;margin-left:83.4pt;margin-top:11.65pt;width:28.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youAEAAMoDAAAOAAAAZHJzL2Uyb0RvYy54bWysU8uO1DAQvCPxD5bvTJJF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" strokecolor="#4472c4 [3204]" strokeweight=".5pt">
                <v:stroke endarrow="block" joinstyle="miter"/>
              </v:shape>
            </w:pict>
          </mc:Fallback>
        </mc:AlternateContent>
      </w:r>
      <w:r>
        <w:rPr>
          <w:noProof/>
          <w:lang w:bidi="kn-IN"/>
        </w:rPr>
        <mc:AlternateContent>
          <mc:Choice Requires="wps">
            <w:drawing>
              <wp:anchor distT="0" distB="0" distL="114300" distR="114300" simplePos="0" relativeHeight="251666432" behindDoc="0" locked="0" layoutInCell="1" allowOverlap="1" wp14:anchorId="5433DC5D" wp14:editId="7CD22559">
                <wp:simplePos x="0" y="0"/>
                <wp:positionH relativeFrom="margin">
                  <wp:align>center</wp:align>
                </wp:positionH>
                <wp:positionV relativeFrom="paragraph">
                  <wp:posOffset>119380</wp:posOffset>
                </wp:positionV>
                <wp:extent cx="40005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65F32" id="Straight Arrow Connector 22" o:spid="_x0000_s1026" type="#_x0000_t32" style="position:absolute;margin-left:0;margin-top:9.4pt;width:31.5pt;height:0;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" strokecolor="#4472c4 [3204]" strokeweight=".5pt">
                <v:stroke endarrow="block" joinstyle="miter"/>
                <w10:wrap anchorx="margin"/>
              </v:shape>
            </w:pict>
          </mc:Fallback>
        </mc:AlternateContent>
      </w:r>
      <w:r>
        <w:rPr>
          <w:noProof/>
          <w:lang w:bidi="kn-IN"/>
        </w:rPr>
        <mc:AlternateContent>
          <mc:Choice Requires="wps">
            <w:drawing>
              <wp:anchor distT="0" distB="0" distL="114300" distR="114300" simplePos="0" relativeHeight="251667456" behindDoc="0" locked="0" layoutInCell="1" allowOverlap="1" wp14:anchorId="32059756" wp14:editId="37A8918C">
                <wp:simplePos x="0" y="0"/>
                <wp:positionH relativeFrom="column">
                  <wp:posOffset>4738798</wp:posOffset>
                </wp:positionH>
                <wp:positionV relativeFrom="paragraph">
                  <wp:posOffset>112557</wp:posOffset>
                </wp:positionV>
                <wp:extent cx="361950"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96A9A" id="Straight Arrow Connector 23" o:spid="_x0000_s1026" type="#_x0000_t32" style="position:absolute;margin-left:373.15pt;margin-top:8.85pt;width:28.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youAEAAMoDAAAOAAAAZHJzL2Uyb0RvYy54bWysU8uO1DAQvCPxD5bvTJJF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" strokecolor="#4472c4 [3204]" strokeweight=".5pt">
                <v:stroke endarrow="block" joinstyle="miter"/>
              </v:shape>
            </w:pict>
          </mc:Fallback>
        </mc:AlternateContent>
      </w:r>
    </w:p>
    <w:p w14:paraId="3C579B78" w14:textId="77777777" w:rsidR="008B0187" w:rsidRDefault="008B0187" w:rsidP="008B0187"/>
    <w:p w14:paraId="22C9F586" w14:textId="77777777" w:rsidR="00D82737" w:rsidRDefault="00D82737" w:rsidP="008B0187"/>
    <w:p w14:paraId="0ACFE1AE" w14:textId="2E5D079B" w:rsidR="00D82737" w:rsidRDefault="0084561B" w:rsidP="008B0187">
      <w:ins w:id="38" w:author="Rangan MJ" w:date="2023-08-15T23:11:00Z">
        <w:r>
          <w:t xml:space="preserve">Put a block diagram to </w:t>
        </w:r>
      </w:ins>
      <w:ins w:id="39" w:author="Rangan MJ" w:date="2023-08-15T23:12:00Z">
        <w:r>
          <w:t xml:space="preserve">show </w:t>
        </w:r>
      </w:ins>
      <w:ins w:id="40" w:author="Rangan MJ" w:date="2023-08-15T23:11:00Z">
        <w:r>
          <w:t>system</w:t>
        </w:r>
      </w:ins>
      <w:ins w:id="41" w:author="Rangan MJ" w:date="2023-08-15T23:12:00Z">
        <w:r>
          <w:t xml:space="preserve"> diagram</w:t>
        </w:r>
      </w:ins>
      <w:ins w:id="42" w:author="Rangan MJ" w:date="2023-08-15T23:11:00Z">
        <w:r>
          <w:t xml:space="preserve"> </w:t>
        </w:r>
      </w:ins>
    </w:p>
    <w:p w14:paraId="0D9FB801" w14:textId="77777777" w:rsidR="00D82737" w:rsidRDefault="00D82737" w:rsidP="008B0187"/>
    <w:p w14:paraId="3AFD05E9" w14:textId="77777777" w:rsidR="00D82737" w:rsidRDefault="00D82737" w:rsidP="008B0187"/>
    <w:p w14:paraId="685F0513" w14:textId="77777777" w:rsidR="00D82737" w:rsidRDefault="00D82737" w:rsidP="008B0187"/>
    <w:p w14:paraId="1AB9E8FF" w14:textId="77777777" w:rsidR="00D82737" w:rsidRDefault="00D82737" w:rsidP="008B0187"/>
    <w:p w14:paraId="6240150A" w14:textId="77777777" w:rsidR="00D82737" w:rsidRDefault="00D82737" w:rsidP="008B0187"/>
    <w:p w14:paraId="2FEF5F09" w14:textId="77777777" w:rsidR="00D82737" w:rsidRDefault="00D82737" w:rsidP="008B0187"/>
    <w:p w14:paraId="450EA24E" w14:textId="77777777" w:rsidR="00D82737" w:rsidRDefault="00D82737" w:rsidP="008B0187"/>
    <w:p w14:paraId="7B490740" w14:textId="77777777" w:rsidR="00D82737" w:rsidRDefault="00D82737" w:rsidP="008B0187"/>
    <w:p w14:paraId="3A5E8369" w14:textId="77777777" w:rsidR="00D82737" w:rsidRDefault="00D82737" w:rsidP="008B0187"/>
    <w:p w14:paraId="0A343602" w14:textId="77777777" w:rsidR="00D82737" w:rsidRDefault="00D82737" w:rsidP="008B0187"/>
    <w:p w14:paraId="6C76C5E1" w14:textId="62699C96" w:rsidR="008A170F" w:rsidRDefault="0059075D">
      <w:pPr>
        <w:spacing w:after="0" w:line="311" w:lineRule="auto"/>
        <w:ind w:left="739" w:right="597" w:hanging="2"/>
      </w:pPr>
      <w:r>
        <w:rPr>
          <w:rFonts w:ascii="Times New Roman" w:eastAsia="Times New Roman" w:hAnsi="Times New Roman" w:cs="Times New Roman"/>
          <w:sz w:val="23"/>
        </w:rPr>
        <w:t xml:space="preserve">  </w:t>
      </w:r>
    </w:p>
    <w:p w14:paraId="23923B88" w14:textId="4A8E34BB" w:rsidR="008A170F" w:rsidRDefault="0059075D">
      <w:pPr>
        <w:pStyle w:val="Heading2"/>
        <w:spacing w:after="160"/>
        <w:ind w:left="449"/>
      </w:pPr>
      <w:bookmarkStart w:id="43" w:name="_Toc142497768"/>
      <w:r w:rsidRPr="00B84352">
        <w:rPr>
          <w:b/>
        </w:rPr>
        <w:lastRenderedPageBreak/>
        <w:t>2</w:t>
      </w:r>
      <w:r w:rsidR="00B84352" w:rsidRPr="00B84352">
        <w:rPr>
          <w:b/>
        </w:rPr>
        <w:t>.</w:t>
      </w:r>
      <w:r>
        <w:t xml:space="preserve"> </w:t>
      </w:r>
      <w:r w:rsidRPr="00B84352">
        <w:rPr>
          <w:b/>
        </w:rPr>
        <w:t>M</w:t>
      </w:r>
      <w:bookmarkEnd w:id="43"/>
      <w:r w:rsidR="00B84352" w:rsidRPr="00B84352">
        <w:rPr>
          <w:b/>
        </w:rPr>
        <w:t>ETHODOLOGY</w:t>
      </w:r>
      <w:r w:rsidRPr="00B84352">
        <w:rPr>
          <w:b/>
        </w:rPr>
        <w:t xml:space="preserve"> </w:t>
      </w:r>
    </w:p>
    <w:p w14:paraId="7772C78D" w14:textId="77777777" w:rsidR="0062101D" w:rsidRDefault="0062101D" w:rsidP="0062101D">
      <w:pPr>
        <w:pStyle w:val="ListParagraph"/>
        <w:numPr>
          <w:ilvl w:val="0"/>
          <w:numId w:val="4"/>
        </w:numPr>
      </w:pPr>
      <w:r>
        <w:t>Image Processing</w:t>
      </w:r>
    </w:p>
    <w:p w14:paraId="095E6277" w14:textId="0AAF7AD9" w:rsidR="0062101D" w:rsidRDefault="0062101D" w:rsidP="0062101D">
      <w:pPr>
        <w:pStyle w:val="ListParagraph"/>
        <w:numPr>
          <w:ilvl w:val="0"/>
          <w:numId w:val="4"/>
        </w:numPr>
      </w:pPr>
      <w:r>
        <w:t>Dobot M</w:t>
      </w:r>
      <w:r w:rsidR="0097759E">
        <w:t>anipulation</w:t>
      </w:r>
    </w:p>
    <w:p w14:paraId="04F414A0" w14:textId="18E924DF" w:rsidR="0062101D" w:rsidRDefault="0062101D" w:rsidP="0062101D">
      <w:pPr>
        <w:pStyle w:val="ListParagraph"/>
        <w:numPr>
          <w:ilvl w:val="0"/>
          <w:numId w:val="4"/>
        </w:numPr>
      </w:pPr>
      <w:r>
        <w:t xml:space="preserve">Barcode </w:t>
      </w:r>
      <w:r w:rsidR="001453BB">
        <w:t>Scanner</w:t>
      </w:r>
    </w:p>
    <w:p w14:paraId="22C7E3BE" w14:textId="77777777" w:rsidR="0062101D" w:rsidRDefault="0062101D" w:rsidP="0062101D">
      <w:pPr>
        <w:pStyle w:val="ListParagraph"/>
        <w:numPr>
          <w:ilvl w:val="0"/>
          <w:numId w:val="4"/>
        </w:numPr>
      </w:pPr>
      <w:r>
        <w:t xml:space="preserve">Integration  </w:t>
      </w:r>
    </w:p>
    <w:p w14:paraId="62ABE4BB" w14:textId="77777777" w:rsidR="0062101D" w:rsidRPr="0062101D" w:rsidRDefault="0062101D" w:rsidP="0062101D"/>
    <w:p w14:paraId="015F33E2" w14:textId="5180643F" w:rsidR="0097759E" w:rsidRPr="002840E4" w:rsidRDefault="00436C21" w:rsidP="0097759E">
      <w:pPr>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I) </w:t>
      </w:r>
      <w:r w:rsidR="0097759E" w:rsidRPr="002840E4">
        <w:rPr>
          <w:rFonts w:ascii="Times New Roman" w:eastAsia="SimSun" w:hAnsi="Times New Roman" w:cs="Times New Roman"/>
          <w:color w:val="auto"/>
          <w:kern w:val="0"/>
          <w:sz w:val="24"/>
          <w:szCs w:val="24"/>
          <w:lang w:val="en-US" w:eastAsia="zh-CN"/>
          <w14:ligatures w14:val="none"/>
        </w:rPr>
        <w:t>IMAGE PROCESSING</w:t>
      </w:r>
    </w:p>
    <w:p w14:paraId="3C560D57" w14:textId="77777777" w:rsidR="0097759E" w:rsidRDefault="0097759E" w:rsidP="0097759E">
      <w:pPr>
        <w:pStyle w:val="ListParagraph"/>
        <w:numPr>
          <w:ilvl w:val="0"/>
          <w:numId w:val="5"/>
        </w:numPr>
      </w:pPr>
      <w:r w:rsidRPr="002840E4">
        <w:t>Creating datasets</w:t>
      </w:r>
      <w:r>
        <w:t xml:space="preserve"> using roboflow.</w:t>
      </w:r>
    </w:p>
    <w:p w14:paraId="4C4A8AD6" w14:textId="2C40570F" w:rsidR="0097759E" w:rsidRDefault="0097759E" w:rsidP="0097759E">
      <w:pPr>
        <w:pStyle w:val="ListParagraph"/>
        <w:numPr>
          <w:ilvl w:val="0"/>
          <w:numId w:val="5"/>
        </w:numPr>
      </w:pPr>
      <w:r>
        <w:t xml:space="preserve">YOLOv5 framework is used for </w:t>
      </w:r>
      <w:r w:rsidRPr="002840E4">
        <w:t>machine learning process</w:t>
      </w:r>
      <w:r>
        <w:t xml:space="preserve"> encompassing the stages of dataset testing, </w:t>
      </w:r>
      <w:r w:rsidR="001453BB">
        <w:t>training,</w:t>
      </w:r>
      <w:r>
        <w:t xml:space="preserve"> and validation.</w:t>
      </w:r>
    </w:p>
    <w:p w14:paraId="62BD1CF1" w14:textId="77777777" w:rsidR="0097759E" w:rsidRDefault="0097759E" w:rsidP="0097759E">
      <w:pPr>
        <w:pStyle w:val="ListParagraph"/>
        <w:numPr>
          <w:ilvl w:val="0"/>
          <w:numId w:val="5"/>
        </w:numPr>
      </w:pPr>
      <w:r w:rsidRPr="002840E4">
        <w:t>Centroid detection</w:t>
      </w:r>
      <w:r>
        <w:t xml:space="preserve"> using python code.</w:t>
      </w:r>
    </w:p>
    <w:p w14:paraId="0C0C244B" w14:textId="77777777" w:rsidR="0097759E" w:rsidRDefault="0097759E" w:rsidP="0097759E">
      <w:pPr>
        <w:pStyle w:val="ListParagraph"/>
        <w:numPr>
          <w:ilvl w:val="0"/>
          <w:numId w:val="5"/>
        </w:numPr>
      </w:pPr>
      <w:r w:rsidRPr="002840E4">
        <w:t>Generation of matrix</w:t>
      </w:r>
      <w:r>
        <w:t xml:space="preserve"> using python code.</w:t>
      </w:r>
    </w:p>
    <w:p w14:paraId="48D90373" w14:textId="77777777" w:rsidR="0097759E" w:rsidRDefault="0097759E" w:rsidP="0097759E">
      <w:pPr>
        <w:pStyle w:val="ListParagraph"/>
        <w:rPr>
          <w:b/>
        </w:rPr>
      </w:pPr>
    </w:p>
    <w:p w14:paraId="799E8169" w14:textId="1E4EDB39" w:rsidR="00C9606E" w:rsidRPr="000C566E" w:rsidRDefault="00C9606E" w:rsidP="00C9606E">
      <w:pPr>
        <w:spacing w:after="0" w:line="240" w:lineRule="auto"/>
        <w:jc w:val="both"/>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1. Creating datasets using roboflow</w:t>
      </w:r>
    </w:p>
    <w:p w14:paraId="7DE69AEF" w14:textId="4F3D8766" w:rsidR="004163D8" w:rsidRDefault="0097759E" w:rsidP="0097759E">
      <w:pPr>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We have used multiple images of the racks containing the test tubes as datasets for training the model. The datasets are created using roboflow, a platform which provides functionalities like dataset organization and annotation to prepare datasets for training machine learning models.</w:t>
      </w:r>
    </w:p>
    <w:p w14:paraId="068033BE" w14:textId="3C32342B" w:rsidR="004837F7" w:rsidRDefault="004837F7" w:rsidP="0097759E">
      <w:pPr>
        <w:rPr>
          <w:rFonts w:ascii="Times New Roman" w:eastAsia="SimSun" w:hAnsi="Times New Roman" w:cs="Times New Roman"/>
          <w:color w:val="auto"/>
          <w:kern w:val="0"/>
          <w:sz w:val="24"/>
          <w:szCs w:val="24"/>
          <w:lang w:val="en-US" w:eastAsia="zh-CN"/>
          <w14:ligatures w14:val="none"/>
        </w:rPr>
      </w:pPr>
      <w:r>
        <w:rPr>
          <w:noProof/>
          <w:lang w:bidi="kn-IN"/>
        </w:rPr>
        <w:drawing>
          <wp:anchor distT="0" distB="0" distL="114300" distR="114300" simplePos="0" relativeHeight="251668480" behindDoc="1" locked="0" layoutInCell="1" allowOverlap="1" wp14:anchorId="2BAB205C" wp14:editId="700EDD32">
            <wp:simplePos x="0" y="0"/>
            <wp:positionH relativeFrom="column">
              <wp:posOffset>1778222</wp:posOffset>
            </wp:positionH>
            <wp:positionV relativeFrom="paragraph">
              <wp:posOffset>195758</wp:posOffset>
            </wp:positionV>
            <wp:extent cx="2477135" cy="266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7135" cy="2667000"/>
                    </a:xfrm>
                    <a:prstGeom prst="rect">
                      <a:avLst/>
                    </a:prstGeom>
                  </pic:spPr>
                </pic:pic>
              </a:graphicData>
            </a:graphic>
          </wp:anchor>
        </w:drawing>
      </w:r>
    </w:p>
    <w:p w14:paraId="4B63AB22" w14:textId="732060E5" w:rsidR="00C9606E" w:rsidRDefault="00C9606E" w:rsidP="004837F7">
      <w:pPr>
        <w:jc w:val="center"/>
        <w:rPr>
          <w:rFonts w:ascii="Times New Roman" w:eastAsia="SimSun" w:hAnsi="Times New Roman" w:cs="Times New Roman"/>
          <w:color w:val="auto"/>
          <w:kern w:val="0"/>
          <w:sz w:val="24"/>
          <w:szCs w:val="24"/>
          <w:lang w:val="en-US" w:eastAsia="zh-CN"/>
          <w14:ligatures w14:val="none"/>
        </w:rPr>
      </w:pPr>
    </w:p>
    <w:p w14:paraId="5127113D" w14:textId="42052ACD" w:rsidR="004837F7" w:rsidRDefault="004837F7" w:rsidP="004837F7">
      <w:pPr>
        <w:jc w:val="center"/>
        <w:rPr>
          <w:rFonts w:ascii="Times New Roman" w:eastAsia="SimSun" w:hAnsi="Times New Roman" w:cs="Times New Roman"/>
          <w:color w:val="auto"/>
          <w:kern w:val="0"/>
          <w:sz w:val="24"/>
          <w:szCs w:val="24"/>
          <w:lang w:val="en-US" w:eastAsia="zh-CN"/>
          <w14:ligatures w14:val="none"/>
        </w:rPr>
      </w:pPr>
    </w:p>
    <w:p w14:paraId="5B47BF55" w14:textId="09554068" w:rsidR="004837F7" w:rsidRDefault="004837F7" w:rsidP="004837F7">
      <w:pPr>
        <w:jc w:val="center"/>
        <w:rPr>
          <w:rFonts w:ascii="Times New Roman" w:eastAsia="SimSun" w:hAnsi="Times New Roman" w:cs="Times New Roman"/>
          <w:color w:val="auto"/>
          <w:kern w:val="0"/>
          <w:sz w:val="24"/>
          <w:szCs w:val="24"/>
          <w:lang w:val="en-US" w:eastAsia="zh-CN"/>
          <w14:ligatures w14:val="none"/>
        </w:rPr>
      </w:pPr>
    </w:p>
    <w:p w14:paraId="26949074" w14:textId="77777777" w:rsidR="004837F7" w:rsidRPr="000C566E" w:rsidRDefault="004837F7" w:rsidP="004837F7">
      <w:pPr>
        <w:jc w:val="center"/>
        <w:rPr>
          <w:rFonts w:ascii="Times New Roman" w:eastAsia="SimSun" w:hAnsi="Times New Roman" w:cs="Times New Roman"/>
          <w:color w:val="auto"/>
          <w:kern w:val="0"/>
          <w:sz w:val="24"/>
          <w:szCs w:val="24"/>
          <w:lang w:val="en-US" w:eastAsia="zh-CN"/>
          <w14:ligatures w14:val="none"/>
        </w:rPr>
      </w:pPr>
    </w:p>
    <w:p w14:paraId="6FA57225" w14:textId="77777777" w:rsidR="00782675" w:rsidRPr="000C566E" w:rsidRDefault="00782675" w:rsidP="0097759E">
      <w:pPr>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2. YOLOv5 framework</w:t>
      </w:r>
    </w:p>
    <w:p w14:paraId="494BCE1C" w14:textId="5D162E7D" w:rsidR="00627A45" w:rsidRPr="000C566E" w:rsidRDefault="0097759E" w:rsidP="0097759E">
      <w:pPr>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 xml:space="preserve">YOLOv5 framework is used for machine learning process encompassing the stages of dataset testing, </w:t>
      </w:r>
      <w:r w:rsidR="001453BB" w:rsidRPr="000C566E">
        <w:rPr>
          <w:rFonts w:ascii="Times New Roman" w:eastAsia="SimSun" w:hAnsi="Times New Roman" w:cs="Times New Roman"/>
          <w:color w:val="auto"/>
          <w:kern w:val="0"/>
          <w:sz w:val="24"/>
          <w:szCs w:val="24"/>
          <w:lang w:val="en-US" w:eastAsia="zh-CN"/>
          <w14:ligatures w14:val="none"/>
        </w:rPr>
        <w:t>training,</w:t>
      </w:r>
      <w:r w:rsidRPr="000C566E">
        <w:rPr>
          <w:rFonts w:ascii="Times New Roman" w:eastAsia="SimSun" w:hAnsi="Times New Roman" w:cs="Times New Roman"/>
          <w:color w:val="auto"/>
          <w:kern w:val="0"/>
          <w:sz w:val="24"/>
          <w:szCs w:val="24"/>
          <w:lang w:val="en-US" w:eastAsia="zh-CN"/>
          <w14:ligatures w14:val="none"/>
        </w:rPr>
        <w:t xml:space="preserve"> and validation. </w:t>
      </w:r>
      <w:r w:rsidR="00782675" w:rsidRPr="000C566E">
        <w:rPr>
          <w:rFonts w:ascii="Times New Roman" w:eastAsia="SimSun" w:hAnsi="Times New Roman" w:cs="Times New Roman"/>
          <w:color w:val="auto"/>
          <w:kern w:val="0"/>
          <w:sz w:val="24"/>
          <w:szCs w:val="24"/>
          <w:lang w:val="en-US" w:eastAsia="zh-CN"/>
          <w14:ligatures w14:val="none"/>
        </w:rPr>
        <w:t>Each</w:t>
      </w:r>
      <w:r w:rsidRPr="000C566E">
        <w:rPr>
          <w:rFonts w:ascii="Times New Roman" w:eastAsia="SimSun" w:hAnsi="Times New Roman" w:cs="Times New Roman"/>
          <w:color w:val="auto"/>
          <w:kern w:val="0"/>
          <w:sz w:val="24"/>
          <w:szCs w:val="24"/>
          <w:lang w:val="en-US" w:eastAsia="zh-CN"/>
          <w14:ligatures w14:val="none"/>
        </w:rPr>
        <w:t xml:space="preserve"> object (test tube)</w:t>
      </w:r>
      <w:r w:rsidR="00627A45" w:rsidRPr="000C566E">
        <w:rPr>
          <w:rFonts w:ascii="Times New Roman" w:eastAsia="SimSun" w:hAnsi="Times New Roman" w:cs="Times New Roman"/>
          <w:color w:val="auto"/>
          <w:kern w:val="0"/>
          <w:sz w:val="24"/>
          <w:szCs w:val="24"/>
          <w:lang w:val="en-US" w:eastAsia="zh-CN"/>
          <w14:ligatures w14:val="none"/>
        </w:rPr>
        <w:t xml:space="preserve"> is labelled using bounding boxes</w:t>
      </w:r>
      <w:r w:rsidRPr="000C566E">
        <w:rPr>
          <w:rFonts w:ascii="Times New Roman" w:eastAsia="SimSun" w:hAnsi="Times New Roman" w:cs="Times New Roman"/>
          <w:color w:val="auto"/>
          <w:kern w:val="0"/>
          <w:sz w:val="24"/>
          <w:szCs w:val="24"/>
          <w:lang w:val="en-US" w:eastAsia="zh-CN"/>
          <w14:ligatures w14:val="none"/>
        </w:rPr>
        <w:t>,</w:t>
      </w:r>
      <w:r w:rsidR="00627A45" w:rsidRPr="000C566E">
        <w:rPr>
          <w:rFonts w:ascii="Times New Roman" w:eastAsia="SimSun" w:hAnsi="Times New Roman" w:cs="Times New Roman"/>
          <w:color w:val="auto"/>
          <w:kern w:val="0"/>
          <w:sz w:val="24"/>
          <w:szCs w:val="24"/>
          <w:lang w:val="en-US" w:eastAsia="zh-CN"/>
          <w14:ligatures w14:val="none"/>
        </w:rPr>
        <w:t xml:space="preserve"> using </w:t>
      </w:r>
      <w:r w:rsidR="001453BB" w:rsidRPr="000C566E">
        <w:rPr>
          <w:rFonts w:ascii="Times New Roman" w:eastAsia="SimSun" w:hAnsi="Times New Roman" w:cs="Times New Roman"/>
          <w:color w:val="auto"/>
          <w:kern w:val="0"/>
          <w:sz w:val="24"/>
          <w:szCs w:val="24"/>
          <w:lang w:val="en-US" w:eastAsia="zh-CN"/>
          <w14:ligatures w14:val="none"/>
        </w:rPr>
        <w:t>OpenCV</w:t>
      </w:r>
      <w:r w:rsidR="00627A45" w:rsidRPr="000C566E">
        <w:rPr>
          <w:rFonts w:ascii="Times New Roman" w:eastAsia="SimSun" w:hAnsi="Times New Roman" w:cs="Times New Roman"/>
          <w:color w:val="auto"/>
          <w:kern w:val="0"/>
          <w:sz w:val="24"/>
          <w:szCs w:val="24"/>
          <w:lang w:val="en-US" w:eastAsia="zh-CN"/>
          <w14:ligatures w14:val="none"/>
        </w:rPr>
        <w:t xml:space="preserve">. The precise model used is YOLOv5x version2. A dataset of 85 images have been used. Optimum resizing as per blank spaces present in the image is chosen to be 400x400. Along with </w:t>
      </w:r>
      <w:r w:rsidR="001453BB" w:rsidRPr="000C566E">
        <w:rPr>
          <w:rFonts w:ascii="Times New Roman" w:eastAsia="SimSun" w:hAnsi="Times New Roman" w:cs="Times New Roman"/>
          <w:color w:val="auto"/>
          <w:kern w:val="0"/>
          <w:sz w:val="24"/>
          <w:szCs w:val="24"/>
          <w:lang w:val="en-US" w:eastAsia="zh-CN"/>
          <w14:ligatures w14:val="none"/>
        </w:rPr>
        <w:t>rotation</w:t>
      </w:r>
      <w:r w:rsidR="00627A45" w:rsidRPr="000C566E">
        <w:rPr>
          <w:rFonts w:ascii="Times New Roman" w:eastAsia="SimSun" w:hAnsi="Times New Roman" w:cs="Times New Roman"/>
          <w:color w:val="auto"/>
          <w:kern w:val="0"/>
          <w:sz w:val="24"/>
          <w:szCs w:val="24"/>
          <w:lang w:val="en-US" w:eastAsia="zh-CN"/>
          <w14:ligatures w14:val="none"/>
        </w:rPr>
        <w:t xml:space="preserve">, brightness and orientation variations, grayscale and shearing of bounding boxes have been introduced during </w:t>
      </w:r>
      <w:r w:rsidR="001453BB" w:rsidRPr="000C566E">
        <w:rPr>
          <w:rFonts w:ascii="Times New Roman" w:eastAsia="SimSun" w:hAnsi="Times New Roman" w:cs="Times New Roman"/>
          <w:color w:val="auto"/>
          <w:kern w:val="0"/>
          <w:sz w:val="24"/>
          <w:szCs w:val="24"/>
          <w:lang w:val="en-US" w:eastAsia="zh-CN"/>
          <w14:ligatures w14:val="none"/>
        </w:rPr>
        <w:t>augmentation (</w:t>
      </w:r>
      <w:r w:rsidR="00F423AD" w:rsidRPr="000C566E">
        <w:rPr>
          <w:rFonts w:ascii="Times New Roman" w:eastAsia="SimSun" w:hAnsi="Times New Roman" w:cs="Times New Roman"/>
          <w:color w:val="auto"/>
          <w:kern w:val="0"/>
          <w:sz w:val="24"/>
          <w:szCs w:val="24"/>
          <w:lang w:val="en-US" w:eastAsia="zh-CN"/>
          <w14:ligatures w14:val="none"/>
        </w:rPr>
        <w:t>Total images 235).</w:t>
      </w:r>
    </w:p>
    <w:p w14:paraId="42492900" w14:textId="7BEEF2C4" w:rsidR="00F423AD" w:rsidRPr="000C566E" w:rsidRDefault="00F423AD" w:rsidP="0097759E">
      <w:pPr>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3.Centroid detection using python code</w:t>
      </w:r>
    </w:p>
    <w:p w14:paraId="5352DF89" w14:textId="266FCF49" w:rsidR="006F40C0" w:rsidRDefault="004837F7"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4837F7">
        <w:rPr>
          <w:rFonts w:ascii="Times New Roman" w:eastAsia="SimSun" w:hAnsi="Times New Roman" w:cs="Times New Roman"/>
          <w:color w:val="auto"/>
          <w:kern w:val="0"/>
          <w:sz w:val="24"/>
          <w:szCs w:val="24"/>
          <w:lang w:val="en-US" w:eastAsia="zh-CN"/>
          <w14:ligatures w14:val="none"/>
        </w:rPr>
        <w:t>For each label</w:t>
      </w:r>
      <w:r>
        <w:rPr>
          <w:rFonts w:ascii="Times New Roman" w:eastAsia="SimSun" w:hAnsi="Times New Roman" w:cs="Times New Roman"/>
          <w:color w:val="auto"/>
          <w:kern w:val="0"/>
          <w:sz w:val="24"/>
          <w:szCs w:val="24"/>
          <w:lang w:val="en-US" w:eastAsia="zh-CN"/>
          <w14:ligatures w14:val="none"/>
        </w:rPr>
        <w:t>l</w:t>
      </w:r>
      <w:r w:rsidRPr="004837F7">
        <w:rPr>
          <w:rFonts w:ascii="Times New Roman" w:eastAsia="SimSun" w:hAnsi="Times New Roman" w:cs="Times New Roman"/>
          <w:color w:val="auto"/>
          <w:kern w:val="0"/>
          <w:sz w:val="24"/>
          <w:szCs w:val="24"/>
          <w:lang w:val="en-US" w:eastAsia="zh-CN"/>
          <w14:ligatures w14:val="none"/>
        </w:rPr>
        <w:t>ed object (test tube) in the datasets, the centroids are calculated by averaging the x and y coordinates of all the pixels belonging to that object. The centroids are used to determine the position of the test tube in the rack.</w:t>
      </w:r>
    </w:p>
    <w:p w14:paraId="03A821A3" w14:textId="174FB5A0"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3A1859FC" w14:textId="2A6FF92A"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F32E99">
        <w:rPr>
          <w:rFonts w:ascii="Times New Roman" w:eastAsia="SimSun" w:hAnsi="Times New Roman" w:cs="Times New Roman"/>
          <w:noProof/>
          <w:color w:val="auto"/>
          <w:kern w:val="0"/>
          <w:sz w:val="24"/>
          <w:szCs w:val="24"/>
          <w:lang w:bidi="kn-IN"/>
          <w14:ligatures w14:val="none"/>
        </w:rPr>
        <w:drawing>
          <wp:anchor distT="0" distB="0" distL="114300" distR="114300" simplePos="0" relativeHeight="251669504" behindDoc="1" locked="0" layoutInCell="1" allowOverlap="1" wp14:anchorId="2E5C08C1" wp14:editId="20870375">
            <wp:simplePos x="0" y="0"/>
            <wp:positionH relativeFrom="page">
              <wp:align>center</wp:align>
            </wp:positionH>
            <wp:positionV relativeFrom="paragraph">
              <wp:posOffset>231775</wp:posOffset>
            </wp:positionV>
            <wp:extent cx="3731895" cy="2722880"/>
            <wp:effectExtent l="0" t="0" r="1905" b="1270"/>
            <wp:wrapTopAndBottom/>
            <wp:docPr id="2" name="Picture 2" descr="C:\Users\Admin\Downloads\WhatsApp Image 2023-08-09 at 13.59.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3-08-09 at 13.59.23.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1895" cy="2722880"/>
                    </a:xfrm>
                    <a:prstGeom prst="rect">
                      <a:avLst/>
                    </a:prstGeom>
                    <a:noFill/>
                    <a:ln>
                      <a:noFill/>
                    </a:ln>
                  </pic:spPr>
                </pic:pic>
              </a:graphicData>
            </a:graphic>
          </wp:anchor>
        </w:drawing>
      </w:r>
    </w:p>
    <w:p w14:paraId="189C74C6" w14:textId="4F8B4A4B"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2169F399" w14:textId="77777777" w:rsidR="00F32E99" w:rsidRPr="000C566E"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48D4B619" w14:textId="2941654A" w:rsidR="006F40C0" w:rsidRPr="000C566E" w:rsidRDefault="006F40C0"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4. Generation of matrix using python code</w:t>
      </w:r>
    </w:p>
    <w:p w14:paraId="2DA7DDE2" w14:textId="7E56229B" w:rsidR="006F40C0" w:rsidRDefault="006F40C0"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 xml:space="preserve">By providing pixel co-ordinates of first slot, </w:t>
      </w:r>
      <w:r w:rsidR="001453BB" w:rsidRPr="000C566E">
        <w:rPr>
          <w:rFonts w:ascii="Times New Roman" w:eastAsia="SimSun" w:hAnsi="Times New Roman" w:cs="Times New Roman"/>
          <w:color w:val="auto"/>
          <w:kern w:val="0"/>
          <w:sz w:val="24"/>
          <w:szCs w:val="24"/>
          <w:lang w:val="en-US" w:eastAsia="zh-CN"/>
          <w14:ligatures w14:val="none"/>
        </w:rPr>
        <w:t>i.e.,</w:t>
      </w:r>
      <w:r w:rsidRPr="000C566E">
        <w:rPr>
          <w:rFonts w:ascii="Times New Roman" w:eastAsia="SimSun" w:hAnsi="Times New Roman" w:cs="Times New Roman"/>
          <w:color w:val="auto"/>
          <w:kern w:val="0"/>
          <w:sz w:val="24"/>
          <w:szCs w:val="24"/>
          <w:lang w:val="en-US" w:eastAsia="zh-CN"/>
          <w14:ligatures w14:val="none"/>
        </w:rPr>
        <w:t xml:space="preserve"> origin, we can approximately </w:t>
      </w:r>
      <w:r w:rsidR="001453BB" w:rsidRPr="000C566E">
        <w:rPr>
          <w:rFonts w:ascii="Times New Roman" w:eastAsia="SimSun" w:hAnsi="Times New Roman" w:cs="Times New Roman"/>
          <w:color w:val="auto"/>
          <w:kern w:val="0"/>
          <w:sz w:val="24"/>
          <w:szCs w:val="24"/>
          <w:lang w:val="en-US" w:eastAsia="zh-CN"/>
          <w14:ligatures w14:val="none"/>
        </w:rPr>
        <w:t>determine the</w:t>
      </w:r>
      <w:r w:rsidRPr="000C566E">
        <w:rPr>
          <w:rFonts w:ascii="Times New Roman" w:eastAsia="SimSun" w:hAnsi="Times New Roman" w:cs="Times New Roman"/>
          <w:color w:val="auto"/>
          <w:kern w:val="0"/>
          <w:sz w:val="24"/>
          <w:szCs w:val="24"/>
          <w:lang w:val="en-US" w:eastAsia="zh-CN"/>
          <w14:ligatures w14:val="none"/>
        </w:rPr>
        <w:t xml:space="preserve"> positions of </w:t>
      </w:r>
      <w:r w:rsidR="001453BB" w:rsidRPr="000C566E">
        <w:rPr>
          <w:rFonts w:ascii="Times New Roman" w:eastAsia="SimSun" w:hAnsi="Times New Roman" w:cs="Times New Roman"/>
          <w:color w:val="auto"/>
          <w:kern w:val="0"/>
          <w:sz w:val="24"/>
          <w:szCs w:val="24"/>
          <w:lang w:val="en-US" w:eastAsia="zh-CN"/>
          <w14:ligatures w14:val="none"/>
        </w:rPr>
        <w:t>successive</w:t>
      </w:r>
      <w:r w:rsidRPr="000C566E">
        <w:rPr>
          <w:rFonts w:ascii="Times New Roman" w:eastAsia="SimSun" w:hAnsi="Times New Roman" w:cs="Times New Roman"/>
          <w:color w:val="auto"/>
          <w:kern w:val="0"/>
          <w:sz w:val="24"/>
          <w:szCs w:val="24"/>
          <w:lang w:val="en-US" w:eastAsia="zh-CN"/>
          <w14:ligatures w14:val="none"/>
        </w:rPr>
        <w:t xml:space="preserve"> slots using slot interval distance also provided. By checking for centroids at these </w:t>
      </w:r>
      <w:r w:rsidR="001453BB" w:rsidRPr="000C566E">
        <w:rPr>
          <w:rFonts w:ascii="Times New Roman" w:eastAsia="SimSun" w:hAnsi="Times New Roman" w:cs="Times New Roman"/>
          <w:color w:val="auto"/>
          <w:kern w:val="0"/>
          <w:sz w:val="24"/>
          <w:szCs w:val="24"/>
          <w:lang w:val="en-US" w:eastAsia="zh-CN"/>
          <w14:ligatures w14:val="none"/>
        </w:rPr>
        <w:t>poisons</w:t>
      </w:r>
      <w:r w:rsidRPr="000C566E">
        <w:rPr>
          <w:rFonts w:ascii="Times New Roman" w:eastAsia="SimSun" w:hAnsi="Times New Roman" w:cs="Times New Roman"/>
          <w:color w:val="auto"/>
          <w:kern w:val="0"/>
          <w:sz w:val="24"/>
          <w:szCs w:val="24"/>
          <w:lang w:val="en-US" w:eastAsia="zh-CN"/>
          <w14:ligatures w14:val="none"/>
        </w:rPr>
        <w:t>, a binary matrix is formed using 1 as a presence flag. Due to the video bring dynamic, there are a few errors which are compensated for using carefully computed offset thresholds.</w:t>
      </w:r>
    </w:p>
    <w:p w14:paraId="497A9A81" w14:textId="1734485E"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4BC8FE96" w14:textId="5C5B4240"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340983D1" w14:textId="06425CFD"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3AF608F0" w14:textId="644B1E11"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30CD64E4" w14:textId="7BB98DF3" w:rsidR="00F32E99"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18878AFB" w14:textId="48EF7BE5" w:rsidR="00F32E99" w:rsidRPr="000C566E" w:rsidRDefault="00F32E99" w:rsidP="006F40C0">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F32E99">
        <w:rPr>
          <w:rFonts w:ascii="Times New Roman" w:eastAsia="SimSun" w:hAnsi="Times New Roman" w:cs="Times New Roman"/>
          <w:noProof/>
          <w:color w:val="auto"/>
          <w:kern w:val="0"/>
          <w:sz w:val="24"/>
          <w:szCs w:val="24"/>
          <w:lang w:bidi="kn-IN"/>
          <w14:ligatures w14:val="none"/>
        </w:rPr>
        <w:lastRenderedPageBreak/>
        <w:drawing>
          <wp:inline distT="0" distB="0" distL="0" distR="0" wp14:anchorId="2E2D83A0" wp14:editId="1435B970">
            <wp:extent cx="6064250" cy="6025610"/>
            <wp:effectExtent l="0" t="0" r="0" b="0"/>
            <wp:docPr id="3" name="Picture 3" descr="C:\Users\Admin\Downloads\WhatsApp Image 2023-08-09 at 13.59.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3-08-09 at 13.59.36.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4250" cy="6025610"/>
                    </a:xfrm>
                    <a:prstGeom prst="rect">
                      <a:avLst/>
                    </a:prstGeom>
                    <a:noFill/>
                    <a:ln>
                      <a:noFill/>
                    </a:ln>
                  </pic:spPr>
                </pic:pic>
              </a:graphicData>
            </a:graphic>
          </wp:inline>
        </w:drawing>
      </w:r>
    </w:p>
    <w:p w14:paraId="4EDFE99A" w14:textId="77777777" w:rsidR="006F40C0" w:rsidRDefault="006F40C0" w:rsidP="006F40C0">
      <w:pPr>
        <w:autoSpaceDE w:val="0"/>
        <w:autoSpaceDN w:val="0"/>
        <w:adjustRightInd w:val="0"/>
        <w:spacing w:after="0" w:line="240" w:lineRule="auto"/>
      </w:pPr>
    </w:p>
    <w:p w14:paraId="2691AB6D" w14:textId="77777777" w:rsidR="006F40C0" w:rsidRDefault="006F40C0" w:rsidP="00436C21">
      <w:pPr>
        <w:tabs>
          <w:tab w:val="center" w:pos="1150"/>
          <w:tab w:val="center" w:pos="2596"/>
        </w:tabs>
        <w:spacing w:after="108"/>
        <w:rPr>
          <w:rFonts w:ascii="Times New Roman" w:eastAsia="Times New Roman" w:hAnsi="Times New Roman" w:cs="Times New Roman"/>
          <w:sz w:val="23"/>
        </w:rPr>
      </w:pPr>
    </w:p>
    <w:p w14:paraId="2FF6D808" w14:textId="47C66A70" w:rsidR="0097759E" w:rsidRPr="002840E4" w:rsidRDefault="00436C21" w:rsidP="00436C21">
      <w:pPr>
        <w:tabs>
          <w:tab w:val="center" w:pos="1150"/>
          <w:tab w:val="center" w:pos="2596"/>
        </w:tabs>
        <w:spacing w:after="108"/>
        <w:rPr>
          <w:rFonts w:ascii="Times New Roman" w:eastAsia="SimSun" w:hAnsi="Times New Roman" w:cs="Times New Roman"/>
          <w:color w:val="auto"/>
          <w:kern w:val="0"/>
          <w:sz w:val="24"/>
          <w:szCs w:val="24"/>
          <w:lang w:val="en-US" w:eastAsia="zh-CN"/>
          <w14:ligatures w14:val="none"/>
        </w:rPr>
      </w:pPr>
      <w:r>
        <w:rPr>
          <w:rFonts w:ascii="Times New Roman" w:eastAsia="Times New Roman" w:hAnsi="Times New Roman" w:cs="Times New Roman"/>
          <w:sz w:val="23"/>
        </w:rPr>
        <w:t>II)</w:t>
      </w:r>
      <w:r w:rsidR="000C566E">
        <w:rPr>
          <w:rFonts w:ascii="Times New Roman" w:eastAsia="Times New Roman" w:hAnsi="Times New Roman" w:cs="Times New Roman"/>
          <w:sz w:val="23"/>
        </w:rPr>
        <w:t xml:space="preserve"> </w:t>
      </w:r>
      <w:r w:rsidR="0097759E" w:rsidRPr="002840E4">
        <w:rPr>
          <w:rFonts w:ascii="Times New Roman" w:eastAsia="SimSun" w:hAnsi="Times New Roman" w:cs="Times New Roman"/>
          <w:color w:val="auto"/>
          <w:kern w:val="0"/>
          <w:sz w:val="24"/>
          <w:szCs w:val="24"/>
          <w:lang w:val="en-US" w:eastAsia="zh-CN"/>
          <w14:ligatures w14:val="none"/>
        </w:rPr>
        <w:t>DOBOT MOVEMENTS</w:t>
      </w:r>
    </w:p>
    <w:p w14:paraId="0AC18CAF" w14:textId="77777777" w:rsidR="0097759E" w:rsidRPr="002840E4" w:rsidRDefault="0097759E" w:rsidP="0097759E">
      <w:pPr>
        <w:pStyle w:val="ListParagraph"/>
        <w:numPr>
          <w:ilvl w:val="0"/>
          <w:numId w:val="6"/>
        </w:numPr>
        <w:spacing w:before="240" w:after="240" w:line="240" w:lineRule="auto"/>
        <w:jc w:val="left"/>
      </w:pPr>
      <w:r w:rsidRPr="002840E4">
        <w:t>Determination of co-ordinates of all slots.</w:t>
      </w:r>
    </w:p>
    <w:p w14:paraId="2BCA8A8E" w14:textId="02DFD29E" w:rsidR="0097759E" w:rsidRPr="002840E4" w:rsidRDefault="0097759E" w:rsidP="0097759E">
      <w:pPr>
        <w:pStyle w:val="ListParagraph"/>
        <w:numPr>
          <w:ilvl w:val="0"/>
          <w:numId w:val="6"/>
        </w:numPr>
        <w:spacing w:before="240" w:after="240" w:line="240" w:lineRule="auto"/>
        <w:jc w:val="left"/>
      </w:pPr>
      <w:r w:rsidRPr="002840E4">
        <w:t>Reading the binary matrix to locate slots in which test-tubes are present.</w:t>
      </w:r>
    </w:p>
    <w:p w14:paraId="63A9D85D" w14:textId="77777777" w:rsidR="0097759E" w:rsidRPr="002840E4" w:rsidRDefault="0097759E" w:rsidP="0097759E">
      <w:pPr>
        <w:pStyle w:val="ListParagraph"/>
        <w:numPr>
          <w:ilvl w:val="0"/>
          <w:numId w:val="6"/>
        </w:numPr>
        <w:spacing w:before="240" w:after="240" w:line="240" w:lineRule="auto"/>
        <w:jc w:val="left"/>
      </w:pPr>
      <w:r w:rsidRPr="002840E4">
        <w:t>Pick and place.</w:t>
      </w:r>
    </w:p>
    <w:p w14:paraId="05DE530D" w14:textId="3B47235F" w:rsidR="0097759E" w:rsidRPr="002840E4" w:rsidRDefault="0097759E" w:rsidP="0097759E">
      <w:pPr>
        <w:pStyle w:val="ListParagraph"/>
        <w:numPr>
          <w:ilvl w:val="0"/>
          <w:numId w:val="6"/>
        </w:numPr>
        <w:spacing w:before="240" w:after="240" w:line="240" w:lineRule="auto"/>
        <w:jc w:val="left"/>
      </w:pPr>
      <w:r w:rsidRPr="002840E4">
        <w:t xml:space="preserve">Test tube </w:t>
      </w:r>
      <w:r w:rsidR="001453BB" w:rsidRPr="002840E4">
        <w:t>manoeuvre</w:t>
      </w:r>
      <w:r w:rsidRPr="002840E4">
        <w:t xml:space="preserve"> to scan barcode.</w:t>
      </w:r>
    </w:p>
    <w:p w14:paraId="435AE6BE" w14:textId="77777777" w:rsidR="0097759E" w:rsidRPr="002840E4" w:rsidRDefault="0097759E" w:rsidP="0097759E">
      <w:pPr>
        <w:pStyle w:val="ListParagraph"/>
        <w:spacing w:before="240" w:after="240" w:line="240" w:lineRule="auto"/>
        <w:jc w:val="left"/>
      </w:pPr>
    </w:p>
    <w:p w14:paraId="49BFFE33" w14:textId="4BA82248" w:rsidR="0097759E" w:rsidRPr="002840E4" w:rsidRDefault="0097759E"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lastRenderedPageBreak/>
        <w:t>DOBOT Magician is a multifunctional small-sized desktop robotic arm for practical training education, deploying multiple functions, such as 3D printing, laser engraving, etc. It has 4-axes of motion and 5 Degrees of Freedom. &lt;insert images&gt; </w:t>
      </w:r>
    </w:p>
    <w:tbl>
      <w:tblPr>
        <w:tblW w:w="0" w:type="auto"/>
        <w:tblInd w:w="2897" w:type="dxa"/>
        <w:tblCellMar>
          <w:top w:w="15" w:type="dxa"/>
          <w:left w:w="15" w:type="dxa"/>
          <w:bottom w:w="15" w:type="dxa"/>
          <w:right w:w="15" w:type="dxa"/>
        </w:tblCellMar>
        <w:tblLook w:val="04A0" w:firstRow="1" w:lastRow="0" w:firstColumn="1" w:lastColumn="0" w:noHBand="0" w:noVBand="1"/>
      </w:tblPr>
      <w:tblGrid>
        <w:gridCol w:w="1794"/>
        <w:gridCol w:w="960"/>
      </w:tblGrid>
      <w:tr w:rsidR="0097759E" w:rsidRPr="002840E4" w14:paraId="48E93222" w14:textId="77777777" w:rsidTr="00436C21">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87C4BD" w14:textId="77777777" w:rsidR="0097759E" w:rsidRPr="002840E4" w:rsidRDefault="0097759E" w:rsidP="0097759E">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Module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937B2D" w14:textId="77777777" w:rsidR="0097759E" w:rsidRPr="002840E4" w:rsidRDefault="0097759E" w:rsidP="0097759E">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Version</w:t>
            </w:r>
          </w:p>
        </w:tc>
      </w:tr>
      <w:tr w:rsidR="0097759E" w:rsidRPr="002840E4" w14:paraId="5025168F" w14:textId="77777777" w:rsidTr="00436C21">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351273" w14:textId="77777777" w:rsidR="0097759E" w:rsidRPr="002840E4" w:rsidRDefault="0097759E" w:rsidP="0097759E">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Dobot Studio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11A649" w14:textId="77777777" w:rsidR="0097759E" w:rsidRPr="002840E4" w:rsidRDefault="0097759E" w:rsidP="0097759E">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1.9.4</w:t>
            </w:r>
          </w:p>
        </w:tc>
      </w:tr>
      <w:tr w:rsidR="0097759E" w:rsidRPr="002840E4" w14:paraId="769B1087" w14:textId="77777777" w:rsidTr="00436C21">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DF5633" w14:textId="77777777" w:rsidR="0097759E" w:rsidRPr="002840E4" w:rsidRDefault="0097759E" w:rsidP="0097759E">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Dobot Firmware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FAABBB" w14:textId="77777777" w:rsidR="0097759E" w:rsidRPr="002840E4" w:rsidRDefault="0097759E" w:rsidP="0097759E">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3.7.0</w:t>
            </w:r>
          </w:p>
        </w:tc>
      </w:tr>
    </w:tbl>
    <w:p w14:paraId="35D604F4" w14:textId="77777777" w:rsidR="0097759E" w:rsidRPr="002840E4" w:rsidRDefault="0097759E"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w:t>
      </w:r>
    </w:p>
    <w:p w14:paraId="6E88CC7F" w14:textId="77777777" w:rsidR="0097759E" w:rsidRPr="002840E4" w:rsidRDefault="0097759E"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The CP210x USB to UART COM Port driver was used for device operation. In this project, we have used the suction cup and air pump for pick and place operations. The signal (SW1 and GP1) and power lines of the pump were connected to the Dobot via EIO (Extended I/O) pins located at the base of the machine. The suction was interfaces with those on the forearm (slot1/GP3) articulated to Joint 4.</w:t>
      </w:r>
    </w:p>
    <w:p w14:paraId="111A0566" w14:textId="78B0921F" w:rsidR="0097759E" w:rsidRDefault="0027648A"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F32E99">
        <w:rPr>
          <w:rFonts w:ascii="Times New Roman" w:eastAsia="SimSun" w:hAnsi="Times New Roman" w:cs="Times New Roman"/>
          <w:noProof/>
          <w:color w:val="auto"/>
          <w:kern w:val="0"/>
          <w:sz w:val="24"/>
          <w:szCs w:val="24"/>
          <w:lang w:bidi="kn-IN"/>
          <w14:ligatures w14:val="none"/>
        </w:rPr>
        <w:drawing>
          <wp:anchor distT="0" distB="0" distL="114300" distR="114300" simplePos="0" relativeHeight="251671552" behindDoc="0" locked="0" layoutInCell="1" allowOverlap="1" wp14:anchorId="63F8F363" wp14:editId="532DBD00">
            <wp:simplePos x="0" y="0"/>
            <wp:positionH relativeFrom="margin">
              <wp:align>center</wp:align>
            </wp:positionH>
            <wp:positionV relativeFrom="paragraph">
              <wp:posOffset>660724</wp:posOffset>
            </wp:positionV>
            <wp:extent cx="1858010" cy="2425065"/>
            <wp:effectExtent l="0" t="0" r="8890" b="0"/>
            <wp:wrapTopAndBottom/>
            <wp:docPr id="163" name="Google Shape;163;p13"/>
            <wp:cNvGraphicFramePr/>
            <a:graphic xmlns:a="http://schemas.openxmlformats.org/drawingml/2006/main">
              <a:graphicData uri="http://schemas.openxmlformats.org/drawingml/2006/picture">
                <pic:pic xmlns:pic="http://schemas.openxmlformats.org/drawingml/2006/picture">
                  <pic:nvPicPr>
                    <pic:cNvPr id="163" name="Google Shape;163;p13"/>
                    <pic:cNvPicPr preferRelativeResize="0"/>
                  </pic:nvPicPr>
                  <pic:blipFill rotWithShape="1">
                    <a:blip r:embed="rId12">
                      <a:alphaModFix/>
                      <a:extLst>
                        <a:ext uri="{28A0092B-C50C-407E-A947-70E740481C1C}">
                          <a14:useLocalDpi xmlns:a14="http://schemas.microsoft.com/office/drawing/2010/main" val="0"/>
                        </a:ext>
                      </a:extLst>
                    </a:blip>
                    <a:srcRect/>
                    <a:stretch/>
                  </pic:blipFill>
                  <pic:spPr>
                    <a:xfrm>
                      <a:off x="0" y="0"/>
                      <a:ext cx="1858010" cy="2425065"/>
                    </a:xfrm>
                    <a:prstGeom prst="rect">
                      <a:avLst/>
                    </a:prstGeom>
                    <a:noFill/>
                    <a:ln>
                      <a:noFill/>
                    </a:ln>
                  </pic:spPr>
                </pic:pic>
              </a:graphicData>
            </a:graphic>
          </wp:anchor>
        </w:drawing>
      </w:r>
      <w:r w:rsidR="0097759E" w:rsidRPr="002840E4">
        <w:rPr>
          <w:rFonts w:ascii="Times New Roman" w:eastAsia="SimSun" w:hAnsi="Times New Roman" w:cs="Times New Roman"/>
          <w:color w:val="auto"/>
          <w:kern w:val="0"/>
          <w:sz w:val="24"/>
          <w:szCs w:val="24"/>
          <w:lang w:val="en-US" w:eastAsia="zh-CN"/>
          <w14:ligatures w14:val="none"/>
        </w:rPr>
        <w:t>The controls were handled using the python script editor IDE provided in Dobot Studio. For additional python operations, the required library modules were added to the Ide path of Dobot Studio.</w:t>
      </w:r>
    </w:p>
    <w:p w14:paraId="1F0EC0D0" w14:textId="0FF9AEB8" w:rsidR="00F32E99" w:rsidRPr="002840E4" w:rsidRDefault="00F32E99"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2E4DC4D7" w14:textId="1E867DDB" w:rsidR="0097759E" w:rsidRPr="002840E4" w:rsidRDefault="0097759E" w:rsidP="0097759E">
      <w:pPr>
        <w:spacing w:after="0" w:line="240" w:lineRule="auto"/>
        <w:jc w:val="both"/>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1. Determination of co-ordinates of all slots</w:t>
      </w:r>
    </w:p>
    <w:p w14:paraId="78853B14" w14:textId="111F3DF4" w:rsidR="0097759E" w:rsidRDefault="0097759E"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Given that the Dobot was capable of linear motion in the x, </w:t>
      </w:r>
      <w:r w:rsidR="001453BB" w:rsidRPr="002840E4">
        <w:rPr>
          <w:rFonts w:ascii="Times New Roman" w:eastAsia="SimSun" w:hAnsi="Times New Roman" w:cs="Times New Roman"/>
          <w:color w:val="auto"/>
          <w:kern w:val="0"/>
          <w:sz w:val="24"/>
          <w:szCs w:val="24"/>
          <w:lang w:val="en-US" w:eastAsia="zh-CN"/>
          <w14:ligatures w14:val="none"/>
        </w:rPr>
        <w:t>y,</w:t>
      </w:r>
      <w:r w:rsidRPr="002840E4">
        <w:rPr>
          <w:rFonts w:ascii="Times New Roman" w:eastAsia="SimSun" w:hAnsi="Times New Roman" w:cs="Times New Roman"/>
          <w:color w:val="auto"/>
          <w:kern w:val="0"/>
          <w:sz w:val="24"/>
          <w:szCs w:val="24"/>
          <w:lang w:val="en-US" w:eastAsia="zh-CN"/>
          <w14:ligatures w14:val="none"/>
        </w:rPr>
        <w:t xml:space="preserve"> and z axes, with 1 unit movement being about 0.35mm, we provided the coordinate values of the left-top most slot anointing it as the </w:t>
      </w:r>
      <w:r w:rsidR="001453BB" w:rsidRPr="002840E4">
        <w:rPr>
          <w:rFonts w:ascii="Times New Roman" w:eastAsia="SimSun" w:hAnsi="Times New Roman" w:cs="Times New Roman"/>
          <w:color w:val="auto"/>
          <w:kern w:val="0"/>
          <w:sz w:val="24"/>
          <w:szCs w:val="24"/>
          <w:lang w:val="en-US" w:eastAsia="zh-CN"/>
          <w14:ligatures w14:val="none"/>
        </w:rPr>
        <w:t>origin (ox, oy</w:t>
      </w:r>
      <w:r w:rsidRPr="002840E4">
        <w:rPr>
          <w:rFonts w:ascii="Times New Roman" w:eastAsia="SimSun" w:hAnsi="Times New Roman" w:cs="Times New Roman"/>
          <w:color w:val="auto"/>
          <w:kern w:val="0"/>
          <w:sz w:val="24"/>
          <w:szCs w:val="24"/>
          <w:lang w:val="en-US" w:eastAsia="zh-CN"/>
          <w14:ligatures w14:val="none"/>
        </w:rPr>
        <w:t xml:space="preserve">).  </w:t>
      </w:r>
      <w:r w:rsidR="001453BB" w:rsidRPr="002840E4">
        <w:rPr>
          <w:rFonts w:ascii="Times New Roman" w:eastAsia="SimSun" w:hAnsi="Times New Roman" w:cs="Times New Roman"/>
          <w:color w:val="auto"/>
          <w:kern w:val="0"/>
          <w:sz w:val="24"/>
          <w:szCs w:val="24"/>
          <w:lang w:val="en-US" w:eastAsia="zh-CN"/>
          <w14:ligatures w14:val="none"/>
        </w:rPr>
        <w:t>Additionally,</w:t>
      </w:r>
      <w:r w:rsidRPr="002840E4">
        <w:rPr>
          <w:rFonts w:ascii="Times New Roman" w:eastAsia="SimSun" w:hAnsi="Times New Roman" w:cs="Times New Roman"/>
          <w:color w:val="auto"/>
          <w:kern w:val="0"/>
          <w:sz w:val="24"/>
          <w:szCs w:val="24"/>
          <w:lang w:val="en-US" w:eastAsia="zh-CN"/>
          <w14:ligatures w14:val="none"/>
        </w:rPr>
        <w:t xml:space="preserve"> the slot interval of 21 units for x and y axes were also provided. With the given information, the Dobot was able to compute the coordinates of any slot using indices provided.</w:t>
      </w:r>
    </w:p>
    <w:p w14:paraId="76986313" w14:textId="77777777" w:rsidR="00F32E99" w:rsidRPr="002840E4" w:rsidRDefault="00F32E99"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2A385957" w14:textId="392D5348" w:rsidR="0097759E" w:rsidRPr="002840E4" w:rsidRDefault="001453BB"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x,</w:t>
      </w:r>
      <w:r w:rsidR="0097759E" w:rsidRPr="002840E4">
        <w:rPr>
          <w:rFonts w:ascii="Times New Roman" w:eastAsia="SimSun" w:hAnsi="Times New Roman" w:cs="Times New Roman"/>
          <w:color w:val="auto"/>
          <w:kern w:val="0"/>
          <w:sz w:val="24"/>
          <w:szCs w:val="24"/>
          <w:lang w:val="en-US" w:eastAsia="zh-CN"/>
          <w14:ligatures w14:val="none"/>
        </w:rPr>
        <w:t xml:space="preserve"> y= ox+(i*ds), oy</w:t>
      </w:r>
      <w:r w:rsidRPr="002840E4">
        <w:rPr>
          <w:rFonts w:ascii="Times New Roman" w:eastAsia="SimSun" w:hAnsi="Times New Roman" w:cs="Times New Roman"/>
          <w:color w:val="auto"/>
          <w:kern w:val="0"/>
          <w:sz w:val="24"/>
          <w:szCs w:val="24"/>
          <w:lang w:val="en-US" w:eastAsia="zh-CN"/>
          <w14:ligatures w14:val="none"/>
        </w:rPr>
        <w:t>+ (</w:t>
      </w:r>
      <w:r w:rsidR="0097759E" w:rsidRPr="002840E4">
        <w:rPr>
          <w:rFonts w:ascii="Times New Roman" w:eastAsia="SimSun" w:hAnsi="Times New Roman" w:cs="Times New Roman"/>
          <w:color w:val="auto"/>
          <w:kern w:val="0"/>
          <w:sz w:val="24"/>
          <w:szCs w:val="24"/>
          <w:lang w:val="en-US" w:eastAsia="zh-CN"/>
          <w14:ligatures w14:val="none"/>
        </w:rPr>
        <w:t>j*</w:t>
      </w:r>
      <w:r w:rsidRPr="002840E4">
        <w:rPr>
          <w:rFonts w:ascii="Times New Roman" w:eastAsia="SimSun" w:hAnsi="Times New Roman" w:cs="Times New Roman"/>
          <w:color w:val="auto"/>
          <w:kern w:val="0"/>
          <w:sz w:val="24"/>
          <w:szCs w:val="24"/>
          <w:lang w:val="en-US" w:eastAsia="zh-CN"/>
          <w14:ligatures w14:val="none"/>
        </w:rPr>
        <w:t>ds)</w:t>
      </w:r>
    </w:p>
    <w:p w14:paraId="4EC827CF" w14:textId="77777777" w:rsidR="0097759E" w:rsidRPr="002840E4" w:rsidRDefault="0097759E"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where x and y are co-ordinate values of the slot, ox and oy origin coordinates, ds- the distance between slots being 21 units. For the movements of the z axes, the raised position for which the test tube is not an obstruction and lowering height at which it is securely placed for the given setup are provided and used via flagging.</w:t>
      </w:r>
    </w:p>
    <w:p w14:paraId="6FAC1BCB" w14:textId="77777777" w:rsidR="0097759E" w:rsidRPr="002840E4" w:rsidRDefault="0097759E" w:rsidP="0097759E">
      <w:pPr>
        <w:spacing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2.Reading matrix to locate slots in which test-tubes are present and pick place</w:t>
      </w:r>
    </w:p>
    <w:p w14:paraId="38B334A8" w14:textId="49393349" w:rsidR="0097759E" w:rsidRDefault="0097759E"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Reading the binary matrix which has been generated by the image processing segment, the indices of all the slots where a test-tube is present is noted. The methods mentioned in the section above, the coordinates of the test tube are determined and the test tube is picked up using the suction module. After the scanning mentioned in (section III) is completed, the tubes are placed in an adjacent tray using the same coordinate mapping mechanism mentioned above.</w:t>
      </w:r>
    </w:p>
    <w:p w14:paraId="32715D20" w14:textId="63BAABAD" w:rsidR="000468BA" w:rsidRDefault="000468BA"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0468BA">
        <w:rPr>
          <w:rFonts w:ascii="Times New Roman" w:eastAsia="SimSun" w:hAnsi="Times New Roman" w:cs="Times New Roman"/>
          <w:noProof/>
          <w:color w:val="auto"/>
          <w:kern w:val="0"/>
          <w:sz w:val="24"/>
          <w:szCs w:val="24"/>
          <w:lang w:bidi="kn-IN"/>
          <w14:ligatures w14:val="none"/>
        </w:rPr>
        <w:drawing>
          <wp:inline distT="0" distB="0" distL="0" distR="0" wp14:anchorId="20B7AB6B" wp14:editId="27C902C7">
            <wp:extent cx="6064250" cy="3408959"/>
            <wp:effectExtent l="0" t="0" r="0" b="1270"/>
            <wp:docPr id="4" name="Picture 4" descr="C:\Users\Admin\Downloads\WhatsApp Image 2023-08-09 at 15.13.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3-08-09 at 15.13.40.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4250" cy="3408959"/>
                    </a:xfrm>
                    <a:prstGeom prst="rect">
                      <a:avLst/>
                    </a:prstGeom>
                    <a:noFill/>
                    <a:ln>
                      <a:noFill/>
                    </a:ln>
                  </pic:spPr>
                </pic:pic>
              </a:graphicData>
            </a:graphic>
          </wp:inline>
        </w:drawing>
      </w:r>
    </w:p>
    <w:p w14:paraId="0B5903A9" w14:textId="77777777" w:rsidR="000468BA" w:rsidRPr="002840E4" w:rsidRDefault="000468BA"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4DF7D8E3" w14:textId="1C598A87" w:rsidR="0097759E" w:rsidRPr="002840E4" w:rsidRDefault="0097759E" w:rsidP="0097759E">
      <w:pPr>
        <w:spacing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3.Test tube </w:t>
      </w:r>
      <w:r w:rsidR="001453BB" w:rsidRPr="002840E4">
        <w:rPr>
          <w:rFonts w:ascii="Times New Roman" w:eastAsia="SimSun" w:hAnsi="Times New Roman" w:cs="Times New Roman"/>
          <w:color w:val="auto"/>
          <w:kern w:val="0"/>
          <w:sz w:val="24"/>
          <w:szCs w:val="24"/>
          <w:lang w:val="en-US" w:eastAsia="zh-CN"/>
          <w14:ligatures w14:val="none"/>
        </w:rPr>
        <w:t>manoeuvre</w:t>
      </w:r>
      <w:r w:rsidRPr="002840E4">
        <w:rPr>
          <w:rFonts w:ascii="Times New Roman" w:eastAsia="SimSun" w:hAnsi="Times New Roman" w:cs="Times New Roman"/>
          <w:color w:val="auto"/>
          <w:kern w:val="0"/>
          <w:sz w:val="24"/>
          <w:szCs w:val="24"/>
          <w:lang w:val="en-US" w:eastAsia="zh-CN"/>
          <w14:ligatures w14:val="none"/>
        </w:rPr>
        <w:t xml:space="preserve"> to scan barcode.</w:t>
      </w:r>
    </w:p>
    <w:p w14:paraId="38485DB9" w14:textId="771C21F6" w:rsidR="0097759E" w:rsidRDefault="0097759E"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The scanner (Retsol LS500 barcode scanner) is a commercial scanner which can scan codes present virtually in front of it. In order to ensure the barcode (which is present on a single side of the tube) is captured, the joint4 placed above the suction cup is made to rotate in steps till the barcode is </w:t>
      </w:r>
      <w:r w:rsidR="001453BB" w:rsidRPr="002840E4">
        <w:rPr>
          <w:rFonts w:ascii="Times New Roman" w:eastAsia="SimSun" w:hAnsi="Times New Roman" w:cs="Times New Roman"/>
          <w:color w:val="auto"/>
          <w:kern w:val="0"/>
          <w:sz w:val="24"/>
          <w:szCs w:val="24"/>
          <w:lang w:val="en-US" w:eastAsia="zh-CN"/>
          <w14:ligatures w14:val="none"/>
        </w:rPr>
        <w:t>noted</w:t>
      </w:r>
      <w:r w:rsidRPr="002840E4">
        <w:rPr>
          <w:rFonts w:ascii="Times New Roman" w:eastAsia="SimSun" w:hAnsi="Times New Roman" w:cs="Times New Roman"/>
          <w:color w:val="auto"/>
          <w:kern w:val="0"/>
          <w:sz w:val="24"/>
          <w:szCs w:val="24"/>
          <w:lang w:val="en-US" w:eastAsia="zh-CN"/>
          <w14:ligatures w14:val="none"/>
        </w:rPr>
        <w:t>. Upon a successful scan, the sample is placed in the destination rack.</w:t>
      </w:r>
    </w:p>
    <w:p w14:paraId="0D4FC405" w14:textId="583D8C99" w:rsidR="000468BA" w:rsidRDefault="000468BA"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4C47BA0D" w14:textId="77777777" w:rsidR="000468BA" w:rsidRPr="002840E4" w:rsidRDefault="000468BA" w:rsidP="0097759E">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71B1FD13" w14:textId="23376E20" w:rsidR="00436C21" w:rsidRPr="002840E4" w:rsidRDefault="002840E4" w:rsidP="00436C21">
      <w:pPr>
        <w:tabs>
          <w:tab w:val="center" w:pos="1150"/>
          <w:tab w:val="center" w:pos="2596"/>
        </w:tabs>
        <w:spacing w:after="108"/>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color w:val="auto"/>
          <w:kern w:val="0"/>
          <w:sz w:val="24"/>
          <w:szCs w:val="24"/>
          <w:lang w:val="en-US" w:eastAsia="zh-CN"/>
          <w14:ligatures w14:val="none"/>
        </w:rPr>
        <w:t>III</w:t>
      </w:r>
      <w:r w:rsidR="00436C21" w:rsidRPr="002840E4">
        <w:rPr>
          <w:rFonts w:ascii="Times New Roman" w:eastAsia="SimSun" w:hAnsi="Times New Roman" w:cs="Times New Roman"/>
          <w:color w:val="auto"/>
          <w:kern w:val="0"/>
          <w:sz w:val="24"/>
          <w:szCs w:val="24"/>
          <w:lang w:val="en-US" w:eastAsia="zh-CN"/>
          <w14:ligatures w14:val="none"/>
        </w:rPr>
        <w:t>)</w:t>
      </w:r>
      <w:r>
        <w:rPr>
          <w:rFonts w:ascii="Times New Roman" w:eastAsia="SimSun" w:hAnsi="Times New Roman" w:cs="Times New Roman"/>
          <w:color w:val="auto"/>
          <w:kern w:val="0"/>
          <w:sz w:val="24"/>
          <w:szCs w:val="24"/>
          <w:lang w:val="en-US" w:eastAsia="zh-CN"/>
          <w14:ligatures w14:val="none"/>
        </w:rPr>
        <w:t xml:space="preserve"> </w:t>
      </w:r>
      <w:r w:rsidR="00436C21" w:rsidRPr="002840E4">
        <w:rPr>
          <w:rFonts w:ascii="Times New Roman" w:eastAsia="SimSun" w:hAnsi="Times New Roman" w:cs="Times New Roman"/>
          <w:color w:val="auto"/>
          <w:kern w:val="0"/>
          <w:sz w:val="24"/>
          <w:szCs w:val="24"/>
          <w:lang w:val="en-US" w:eastAsia="zh-CN"/>
          <w14:ligatures w14:val="none"/>
        </w:rPr>
        <w:t>Integration</w:t>
      </w:r>
    </w:p>
    <w:p w14:paraId="4A41F3FE" w14:textId="024C285D" w:rsidR="008A170F" w:rsidRDefault="00B302E9" w:rsidP="006F40C0">
      <w:pPr>
        <w:pStyle w:val="NormalWeb"/>
        <w:spacing w:before="240" w:beforeAutospacing="0" w:after="240" w:afterAutospacing="0"/>
        <w:rPr>
          <w:rFonts w:eastAsia="SimSun"/>
          <w:lang w:val="en-US" w:eastAsia="zh-CN"/>
        </w:rPr>
      </w:pPr>
      <w:r w:rsidRPr="00B302E9">
        <w:rPr>
          <w:rFonts w:eastAsia="SimSun"/>
          <w:noProof/>
          <w:lang w:bidi="kn-IN"/>
        </w:rPr>
        <w:drawing>
          <wp:anchor distT="0" distB="0" distL="114300" distR="114300" simplePos="0" relativeHeight="251670528" behindDoc="0" locked="0" layoutInCell="1" allowOverlap="1" wp14:anchorId="30C553B3" wp14:editId="77ACC416">
            <wp:simplePos x="0" y="0"/>
            <wp:positionH relativeFrom="column">
              <wp:posOffset>1025288</wp:posOffset>
            </wp:positionH>
            <wp:positionV relativeFrom="paragraph">
              <wp:posOffset>1423300</wp:posOffset>
            </wp:positionV>
            <wp:extent cx="3625215" cy="5034915"/>
            <wp:effectExtent l="0" t="0" r="0" b="0"/>
            <wp:wrapTopAndBottom/>
            <wp:docPr id="8" name="Picture 8" descr="C:\Users\Admin\Downloads\WhatsApp Image 2023-08-09 at 13.58.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23-08-09 at 13.58.28.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5215" cy="503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C21" w:rsidRPr="002840E4">
        <w:rPr>
          <w:rFonts w:eastAsia="SimSun"/>
          <w:lang w:val="en-US" w:eastAsia="zh-CN"/>
        </w:rPr>
        <w:t>The matrix generated by the image processing segment is written into a .txt file and retrieved by the Dobot Studio IDE using file handling. This is done in order to ensure persistence of data. In order to ensure compatibility, the required library modules were added to the Ide path of Dobot Studio. The three modules namely, image processing, barcode scanning and LIS access are integrated using modularity of python by importing them in cascade and then calling the required functions.</w:t>
      </w:r>
      <w:r w:rsidR="0059075D" w:rsidRPr="002840E4">
        <w:rPr>
          <w:rFonts w:eastAsia="SimSun"/>
          <w:lang w:val="en-US" w:eastAsia="zh-CN"/>
        </w:rPr>
        <w:tab/>
      </w:r>
    </w:p>
    <w:p w14:paraId="26CBA203" w14:textId="78C10CBE" w:rsidR="00B302E9" w:rsidRDefault="00B302E9" w:rsidP="006F40C0">
      <w:pPr>
        <w:pStyle w:val="NormalWeb"/>
        <w:spacing w:before="240" w:beforeAutospacing="0" w:after="240" w:afterAutospacing="0"/>
        <w:rPr>
          <w:rFonts w:eastAsia="SimSun"/>
          <w:lang w:val="en-US" w:eastAsia="zh-CN"/>
        </w:rPr>
      </w:pPr>
    </w:p>
    <w:p w14:paraId="61F07562" w14:textId="08FCE0E6" w:rsidR="00B302E9" w:rsidRPr="002840E4" w:rsidRDefault="00B302E9" w:rsidP="006F40C0">
      <w:pPr>
        <w:pStyle w:val="NormalWeb"/>
        <w:spacing w:before="240" w:beforeAutospacing="0" w:after="240" w:afterAutospacing="0"/>
        <w:rPr>
          <w:rFonts w:eastAsia="SimSun"/>
          <w:lang w:val="en-US" w:eastAsia="zh-CN"/>
        </w:rPr>
      </w:pPr>
    </w:p>
    <w:p w14:paraId="5F3A3049" w14:textId="35EA8DBC" w:rsidR="008A170F" w:rsidRPr="002840E4" w:rsidRDefault="0059075D">
      <w:pPr>
        <w:spacing w:after="0"/>
        <w:ind w:left="4823"/>
        <w:jc w:val="center"/>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 </w:t>
      </w:r>
    </w:p>
    <w:p w14:paraId="1BCDE164" w14:textId="18327A58" w:rsidR="008E4CC7" w:rsidRPr="00942C14" w:rsidRDefault="002840E4" w:rsidP="00942C14">
      <w:pPr>
        <w:pStyle w:val="Heading2"/>
        <w:rPr>
          <w:b/>
        </w:rPr>
      </w:pPr>
      <w:bookmarkStart w:id="44" w:name="_Toc142497769"/>
      <w:r w:rsidRPr="00942C14">
        <w:rPr>
          <w:b/>
        </w:rPr>
        <w:lastRenderedPageBreak/>
        <w:t>3.</w:t>
      </w:r>
      <w:r w:rsidR="0059075D" w:rsidRPr="00942C14">
        <w:rPr>
          <w:b/>
        </w:rPr>
        <w:t xml:space="preserve"> </w:t>
      </w:r>
      <w:r w:rsidR="0059075D" w:rsidRPr="002840E4">
        <w:rPr>
          <w:b/>
        </w:rPr>
        <w:t>Conclusion</w:t>
      </w:r>
      <w:r w:rsidR="008E4CC7" w:rsidRPr="002840E4">
        <w:rPr>
          <w:b/>
        </w:rPr>
        <w:t xml:space="preserve"> and </w:t>
      </w:r>
      <w:del w:id="45" w:author="Rangan MJ" w:date="2023-08-15T22:58:00Z">
        <w:r w:rsidR="008E4CC7" w:rsidRPr="002840E4" w:rsidDel="001B7CBB">
          <w:rPr>
            <w:b/>
          </w:rPr>
          <w:delText>Future Scope</w:delText>
        </w:r>
      </w:del>
      <w:bookmarkEnd w:id="44"/>
      <w:ins w:id="46" w:author="Rangan MJ" w:date="2023-08-15T22:58:00Z">
        <w:r w:rsidR="001B7CBB">
          <w:rPr>
            <w:b/>
          </w:rPr>
          <w:t>Next Steps</w:t>
        </w:r>
      </w:ins>
    </w:p>
    <w:p w14:paraId="610F178D" w14:textId="77777777" w:rsidR="00436C21" w:rsidRPr="002840E4" w:rsidRDefault="00436C21">
      <w:pPr>
        <w:pStyle w:val="Heading2"/>
        <w:ind w:left="449" w:right="4"/>
        <w:jc w:val="left"/>
        <w:rPr>
          <w:rFonts w:eastAsia="SimSun"/>
          <w:color w:val="auto"/>
          <w:kern w:val="0"/>
          <w:sz w:val="24"/>
          <w:szCs w:val="24"/>
          <w:lang w:val="en-US" w:eastAsia="zh-CN"/>
          <w14:ligatures w14:val="none"/>
        </w:rPr>
        <w:pPrChange w:id="47" w:author="Rangan MJ" w:date="2023-08-15T22:58:00Z">
          <w:pPr>
            <w:pStyle w:val="Heading2"/>
            <w:ind w:left="449" w:right="4"/>
          </w:pPr>
        </w:pPrChange>
      </w:pPr>
      <w:bookmarkStart w:id="48" w:name="_Toc142497770"/>
      <w:r w:rsidRPr="002840E4">
        <w:rPr>
          <w:rFonts w:eastAsia="SimSun"/>
          <w:color w:val="auto"/>
          <w:kern w:val="0"/>
          <w:sz w:val="24"/>
          <w:szCs w:val="24"/>
          <w:lang w:val="en-US" w:eastAsia="zh-CN"/>
          <w14:ligatures w14:val="none"/>
        </w:rPr>
        <w:t>Successfully automated the process of archiving of test tube samples using image processing and robotic arm and successfully integrated the two. The project can help to serve for industrial purposes in diagnostics.</w:t>
      </w:r>
      <w:bookmarkEnd w:id="48"/>
    </w:p>
    <w:p w14:paraId="397ECBB7" w14:textId="74A6AC78" w:rsidR="008E4CC7" w:rsidRPr="002840E4" w:rsidRDefault="008E4CC7" w:rsidP="008E4CC7">
      <w:pPr>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Algorithms have been </w:t>
      </w:r>
      <w:r w:rsidR="001453BB" w:rsidRPr="002840E4">
        <w:rPr>
          <w:rFonts w:ascii="Times New Roman" w:eastAsia="SimSun" w:hAnsi="Times New Roman" w:cs="Times New Roman"/>
          <w:color w:val="auto"/>
          <w:kern w:val="0"/>
          <w:sz w:val="24"/>
          <w:szCs w:val="24"/>
          <w:lang w:val="en-US" w:eastAsia="zh-CN"/>
          <w14:ligatures w14:val="none"/>
        </w:rPr>
        <w:t>devised</w:t>
      </w:r>
      <w:r w:rsidRPr="002840E4">
        <w:rPr>
          <w:rFonts w:ascii="Times New Roman" w:eastAsia="SimSun" w:hAnsi="Times New Roman" w:cs="Times New Roman"/>
          <w:color w:val="auto"/>
          <w:kern w:val="0"/>
          <w:sz w:val="24"/>
          <w:szCs w:val="24"/>
          <w:lang w:val="en-US" w:eastAsia="zh-CN"/>
          <w14:ligatures w14:val="none"/>
        </w:rPr>
        <w:t xml:space="preserve"> to detect the co-ordinates on the origin point on the tray, and detect irrespective of orientation of the rack as well as compute the slot interval reducing the number of fixed variables from six to two which is the offset of the x and y axes alone.</w:t>
      </w:r>
      <w:r w:rsidR="00151868" w:rsidRPr="002840E4">
        <w:rPr>
          <w:rFonts w:ascii="Times New Roman" w:eastAsia="SimSun" w:hAnsi="Times New Roman" w:cs="Times New Roman"/>
          <w:color w:val="auto"/>
          <w:kern w:val="0"/>
          <w:sz w:val="24"/>
          <w:szCs w:val="24"/>
          <w:lang w:val="en-US" w:eastAsia="zh-CN"/>
          <w14:ligatures w14:val="none"/>
        </w:rPr>
        <w:t xml:space="preserve"> This is impeded due to the input feed being a video live feed.</w:t>
      </w:r>
      <w:r w:rsidRPr="002840E4">
        <w:rPr>
          <w:rFonts w:ascii="Times New Roman" w:eastAsia="SimSun" w:hAnsi="Times New Roman" w:cs="Times New Roman"/>
          <w:color w:val="auto"/>
          <w:kern w:val="0"/>
          <w:sz w:val="24"/>
          <w:szCs w:val="24"/>
          <w:lang w:val="en-US" w:eastAsia="zh-CN"/>
          <w14:ligatures w14:val="none"/>
        </w:rPr>
        <w:t xml:space="preserve"> </w:t>
      </w:r>
      <w:r w:rsidR="00152683" w:rsidRPr="002840E4">
        <w:rPr>
          <w:rFonts w:ascii="Times New Roman" w:eastAsia="SimSun" w:hAnsi="Times New Roman" w:cs="Times New Roman"/>
          <w:color w:val="auto"/>
          <w:kern w:val="0"/>
          <w:sz w:val="24"/>
          <w:szCs w:val="24"/>
          <w:lang w:val="en-US" w:eastAsia="zh-CN"/>
          <w14:ligatures w14:val="none"/>
        </w:rPr>
        <w:t xml:space="preserve">Given the final application, in the “Gantry </w:t>
      </w:r>
      <w:r w:rsidR="000F56FB" w:rsidRPr="002840E4">
        <w:rPr>
          <w:rFonts w:ascii="Times New Roman" w:eastAsia="SimSun" w:hAnsi="Times New Roman" w:cs="Times New Roman"/>
          <w:color w:val="auto"/>
          <w:kern w:val="0"/>
          <w:sz w:val="24"/>
          <w:szCs w:val="24"/>
          <w:lang w:val="en-US" w:eastAsia="zh-CN"/>
          <w14:ligatures w14:val="none"/>
        </w:rPr>
        <w:t>Bot”</w:t>
      </w:r>
      <w:r w:rsidR="00152683" w:rsidRPr="002840E4">
        <w:rPr>
          <w:rFonts w:ascii="Times New Roman" w:eastAsia="SimSun" w:hAnsi="Times New Roman" w:cs="Times New Roman"/>
          <w:color w:val="auto"/>
          <w:kern w:val="0"/>
          <w:sz w:val="24"/>
          <w:szCs w:val="24"/>
          <w:lang w:val="en-US" w:eastAsia="zh-CN"/>
          <w14:ligatures w14:val="none"/>
        </w:rPr>
        <w:t xml:space="preserve"> it has been deduced that a single image is sufficient for the purpose possibly reducing the need for complex machine learning algorithms. Attempts have been made in the same </w:t>
      </w:r>
      <w:r w:rsidR="008C2947" w:rsidRPr="002840E4">
        <w:rPr>
          <w:rFonts w:ascii="Times New Roman" w:eastAsia="SimSun" w:hAnsi="Times New Roman" w:cs="Times New Roman"/>
          <w:color w:val="auto"/>
          <w:kern w:val="0"/>
          <w:sz w:val="24"/>
          <w:szCs w:val="24"/>
          <w:lang w:val="en-US" w:eastAsia="zh-CN"/>
          <w14:ligatures w14:val="none"/>
        </w:rPr>
        <w:t>using techniques like image erosion.</w:t>
      </w:r>
    </w:p>
    <w:p w14:paraId="2D2E62BD" w14:textId="55239876" w:rsidR="008E4CC7" w:rsidRDefault="008E4CC7" w:rsidP="008E4CC7">
      <w:pPr>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The above process can be installed in a gantry which uses pick and place mechanism. The image processing techniques can be interfaced with the motors and end effectors of the gantry.</w:t>
      </w:r>
    </w:p>
    <w:p w14:paraId="519CBD2F" w14:textId="129EF4BE" w:rsidR="0016406A" w:rsidRDefault="0016406A" w:rsidP="008E4CC7">
      <w:pPr>
        <w:rPr>
          <w:rFonts w:ascii="Times New Roman" w:eastAsia="SimSun" w:hAnsi="Times New Roman" w:cs="Times New Roman"/>
          <w:color w:val="auto"/>
          <w:kern w:val="0"/>
          <w:sz w:val="24"/>
          <w:szCs w:val="24"/>
          <w:lang w:val="en-US" w:eastAsia="zh-CN"/>
          <w14:ligatures w14:val="none"/>
        </w:rPr>
      </w:pPr>
    </w:p>
    <w:p w14:paraId="771FE148" w14:textId="479E7A4B" w:rsidR="0016406A" w:rsidRDefault="0016406A" w:rsidP="008E4CC7">
      <w:pPr>
        <w:rPr>
          <w:rFonts w:ascii="Times New Roman" w:eastAsia="SimSun" w:hAnsi="Times New Roman" w:cs="Times New Roman"/>
          <w:color w:val="auto"/>
          <w:kern w:val="0"/>
          <w:sz w:val="24"/>
          <w:szCs w:val="24"/>
          <w:lang w:val="en-US" w:eastAsia="zh-CN"/>
          <w14:ligatures w14:val="none"/>
        </w:rPr>
      </w:pPr>
      <w:r>
        <w:rPr>
          <w:noProof/>
          <w:lang w:bidi="kn-IN"/>
        </w:rPr>
        <w:drawing>
          <wp:anchor distT="0" distB="0" distL="114300" distR="114300" simplePos="0" relativeHeight="251672576" behindDoc="0" locked="0" layoutInCell="1" allowOverlap="1" wp14:anchorId="6967E116" wp14:editId="074389EF">
            <wp:simplePos x="0" y="0"/>
            <wp:positionH relativeFrom="margin">
              <wp:align>left</wp:align>
            </wp:positionH>
            <wp:positionV relativeFrom="paragraph">
              <wp:posOffset>2386965</wp:posOffset>
            </wp:positionV>
            <wp:extent cx="5996305" cy="210502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6305" cy="2105025"/>
                    </a:xfrm>
                    <a:prstGeom prst="rect">
                      <a:avLst/>
                    </a:prstGeom>
                  </pic:spPr>
                </pic:pic>
              </a:graphicData>
            </a:graphic>
            <wp14:sizeRelH relativeFrom="margin">
              <wp14:pctWidth>0</wp14:pctWidth>
            </wp14:sizeRelH>
            <wp14:sizeRelV relativeFrom="margin">
              <wp14:pctHeight>0</wp14:pctHeight>
            </wp14:sizeRelV>
          </wp:anchor>
        </w:drawing>
      </w:r>
      <w:r>
        <w:rPr>
          <w:noProof/>
          <w:lang w:bidi="kn-IN"/>
        </w:rPr>
        <w:drawing>
          <wp:inline distT="0" distB="0" distL="0" distR="0" wp14:anchorId="2787F4AD" wp14:editId="1A8D8EA3">
            <wp:extent cx="6018028" cy="217909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1627" cy="2180396"/>
                    </a:xfrm>
                    <a:prstGeom prst="rect">
                      <a:avLst/>
                    </a:prstGeom>
                  </pic:spPr>
                </pic:pic>
              </a:graphicData>
            </a:graphic>
          </wp:inline>
        </w:drawing>
      </w:r>
    </w:p>
    <w:p w14:paraId="25C66AE3" w14:textId="77777777" w:rsidR="00580B46" w:rsidRDefault="00580B46" w:rsidP="008E4CC7">
      <w:pPr>
        <w:rPr>
          <w:rFonts w:ascii="Times New Roman" w:eastAsia="SimSun" w:hAnsi="Times New Roman" w:cs="Times New Roman"/>
          <w:color w:val="auto"/>
          <w:kern w:val="0"/>
          <w:sz w:val="24"/>
          <w:szCs w:val="24"/>
          <w:lang w:val="en-US" w:eastAsia="zh-CN"/>
          <w14:ligatures w14:val="none"/>
        </w:rPr>
      </w:pPr>
    </w:p>
    <w:p w14:paraId="30FFD083" w14:textId="09AD6609" w:rsidR="002840E4" w:rsidRPr="002840E4" w:rsidRDefault="002840E4" w:rsidP="008E4CC7">
      <w:pPr>
        <w:rPr>
          <w:rFonts w:ascii="Times New Roman" w:eastAsia="SimSun" w:hAnsi="Times New Roman" w:cs="Times New Roman"/>
          <w:color w:val="auto"/>
          <w:kern w:val="0"/>
          <w:sz w:val="24"/>
          <w:szCs w:val="24"/>
          <w:lang w:val="en-US" w:eastAsia="zh-CN"/>
          <w14:ligatures w14:val="none"/>
        </w:rPr>
      </w:pPr>
    </w:p>
    <w:p w14:paraId="0AB849C0" w14:textId="21006BE7" w:rsidR="00436C21" w:rsidRDefault="00436C21" w:rsidP="00436C21"/>
    <w:p w14:paraId="1020691E" w14:textId="51D26B3A" w:rsidR="0016406A" w:rsidRDefault="0016406A" w:rsidP="00436C21"/>
    <w:p w14:paraId="726C7EE2" w14:textId="65FF1066" w:rsidR="0016406A" w:rsidRDefault="0016406A" w:rsidP="00436C21"/>
    <w:p w14:paraId="05250D6C" w14:textId="0E8A7AF0" w:rsidR="0016406A" w:rsidRDefault="0016406A" w:rsidP="00436C21"/>
    <w:p w14:paraId="719B0F8B" w14:textId="5830309A" w:rsidR="0016406A" w:rsidRDefault="0016406A" w:rsidP="00436C21"/>
    <w:p w14:paraId="4BC55983" w14:textId="0DE37F56" w:rsidR="0016406A" w:rsidRDefault="0016406A" w:rsidP="00436C21"/>
    <w:p w14:paraId="6B98ABA1" w14:textId="77777777" w:rsidR="0016406A" w:rsidRPr="00436C21" w:rsidRDefault="0016406A" w:rsidP="00436C21"/>
    <w:p w14:paraId="5B4E66EF" w14:textId="79595EBB" w:rsidR="008A170F" w:rsidRPr="002840E4" w:rsidRDefault="0059075D">
      <w:pPr>
        <w:pStyle w:val="Heading2"/>
        <w:ind w:left="449" w:right="4"/>
        <w:rPr>
          <w:b/>
        </w:rPr>
      </w:pPr>
      <w:bookmarkStart w:id="49" w:name="_Toc142497771"/>
      <w:r w:rsidRPr="002840E4">
        <w:rPr>
          <w:b/>
        </w:rPr>
        <w:t>4</w:t>
      </w:r>
      <w:r w:rsidR="002840E4">
        <w:rPr>
          <w:b/>
        </w:rPr>
        <w:t>.</w:t>
      </w:r>
      <w:r w:rsidRPr="002840E4">
        <w:rPr>
          <w:b/>
        </w:rPr>
        <w:t xml:space="preserve"> References</w:t>
      </w:r>
      <w:bookmarkEnd w:id="49"/>
      <w:r w:rsidRPr="002840E4">
        <w:rPr>
          <w:b/>
        </w:rPr>
        <w:t xml:space="preserve"> </w:t>
      </w:r>
    </w:p>
    <w:p w14:paraId="5D2323BD" w14:textId="45F0983C" w:rsidR="008A170F" w:rsidRDefault="008A170F">
      <w:pPr>
        <w:spacing w:after="109"/>
        <w:ind w:left="739"/>
      </w:pPr>
    </w:p>
    <w:p w14:paraId="60801F93" w14:textId="6E911B96" w:rsidR="007871E5" w:rsidRDefault="0059075D" w:rsidP="007871E5">
      <w:pPr>
        <w:spacing w:after="5329" w:line="240" w:lineRule="auto"/>
        <w:ind w:left="739"/>
        <w:rPr>
          <w:rFonts w:ascii="Times New Roman" w:eastAsia="Times New Roman" w:hAnsi="Times New Roman" w:cs="Times New Roman"/>
          <w:sz w:val="23"/>
        </w:rPr>
      </w:pPr>
      <w:r>
        <w:rPr>
          <w:rFonts w:ascii="Times New Roman" w:eastAsia="Times New Roman" w:hAnsi="Times New Roman" w:cs="Times New Roman"/>
          <w:sz w:val="23"/>
        </w:rPr>
        <w:t xml:space="preserve"> </w:t>
      </w:r>
      <w:hyperlink r:id="rId17" w:history="1">
        <w:r w:rsidR="006F40C0" w:rsidRPr="00AE3946">
          <w:rPr>
            <w:rStyle w:val="Hyperlink"/>
            <w:rFonts w:ascii="Times New Roman" w:eastAsia="Times New Roman" w:hAnsi="Times New Roman" w:cs="Times New Roman"/>
            <w:sz w:val="23"/>
          </w:rPr>
          <w:t>https://blog.roboflow.com/introducing-bounding-box-level-augmentations/</w:t>
        </w:r>
      </w:hyperlink>
      <w:r w:rsidR="007871E5">
        <w:rPr>
          <w:rFonts w:ascii="Times New Roman" w:eastAsia="Times New Roman" w:hAnsi="Times New Roman" w:cs="Times New Roman"/>
          <w:sz w:val="23"/>
        </w:rPr>
        <w:t xml:space="preserve"> </w:t>
      </w:r>
      <w:hyperlink r:id="rId18" w:history="1">
        <w:r w:rsidR="007871E5" w:rsidRPr="00AE3946">
          <w:rPr>
            <w:rStyle w:val="Hyperlink"/>
            <w:rFonts w:ascii="Times New Roman" w:eastAsia="Times New Roman" w:hAnsi="Times New Roman" w:cs="Times New Roman"/>
            <w:sz w:val="23"/>
          </w:rPr>
          <w:t>https://www.dobot-robots.com/service/download-center</w:t>
        </w:r>
      </w:hyperlink>
      <w:r w:rsidR="007871E5">
        <w:rPr>
          <w:rFonts w:ascii="Times New Roman" w:eastAsia="Times New Roman" w:hAnsi="Times New Roman" w:cs="Times New Roman"/>
          <w:sz w:val="23"/>
        </w:rPr>
        <w:t xml:space="preserve"> </w:t>
      </w:r>
      <w:hyperlink r:id="rId19" w:history="1">
        <w:r w:rsidR="007871E5" w:rsidRPr="00AE3946">
          <w:rPr>
            <w:rStyle w:val="Hyperlink"/>
            <w:rFonts w:ascii="Times New Roman" w:eastAsia="Times New Roman" w:hAnsi="Times New Roman" w:cs="Times New Roman"/>
            <w:sz w:val="23"/>
          </w:rPr>
          <w:t>https://github.com/luismesas/pydobot</w:t>
        </w:r>
      </w:hyperlink>
      <w:r w:rsidR="007871E5">
        <w:rPr>
          <w:rFonts w:ascii="Times New Roman" w:eastAsia="Times New Roman" w:hAnsi="Times New Roman" w:cs="Times New Roman"/>
          <w:sz w:val="23"/>
        </w:rPr>
        <w:t xml:space="preserve"> </w:t>
      </w:r>
      <w:hyperlink r:id="rId20" w:history="1">
        <w:r w:rsidR="007871E5" w:rsidRPr="00AE3946">
          <w:rPr>
            <w:rStyle w:val="Hyperlink"/>
            <w:rFonts w:ascii="Times New Roman" w:eastAsia="Times New Roman" w:hAnsi="Times New Roman" w:cs="Times New Roman"/>
            <w:sz w:val="23"/>
          </w:rPr>
          <w:t>https://forum.dobot.cc/t/importing-python-modules-to-dobotstudio-script-editor/136</w:t>
        </w:r>
      </w:hyperlink>
      <w:r w:rsidR="007871E5">
        <w:rPr>
          <w:rFonts w:ascii="Times New Roman" w:eastAsia="Times New Roman" w:hAnsi="Times New Roman" w:cs="Times New Roman"/>
          <w:sz w:val="23"/>
        </w:rPr>
        <w:t xml:space="preserve"> </w:t>
      </w:r>
      <w:hyperlink r:id="rId21" w:history="1">
        <w:r w:rsidR="007871E5" w:rsidRPr="00AE3946">
          <w:rPr>
            <w:rStyle w:val="Hyperlink"/>
            <w:rFonts w:ascii="Times New Roman" w:eastAsia="Times New Roman" w:hAnsi="Times New Roman" w:cs="Times New Roman"/>
            <w:sz w:val="23"/>
          </w:rPr>
          <w:t>https://github.com/SERLatBTH/StarterGuide-Dobot-Magician-with-Python/blob/master/README.md</w:t>
        </w:r>
      </w:hyperlink>
      <w:r w:rsidR="007871E5">
        <w:rPr>
          <w:rFonts w:ascii="Times New Roman" w:eastAsia="Times New Roman" w:hAnsi="Times New Roman" w:cs="Times New Roman"/>
          <w:sz w:val="23"/>
        </w:rPr>
        <w:t xml:space="preserve"> </w:t>
      </w:r>
      <w:hyperlink r:id="rId22" w:history="1">
        <w:r w:rsidR="007871E5" w:rsidRPr="00AE3946">
          <w:rPr>
            <w:rStyle w:val="Hyperlink"/>
            <w:rFonts w:ascii="Times New Roman" w:eastAsia="Times New Roman" w:hAnsi="Times New Roman" w:cs="Times New Roman"/>
            <w:sz w:val="23"/>
          </w:rPr>
          <w:t>https://electronicsworkshops.com/2020/08/10/object-detection-image-processing/</w:t>
        </w:r>
      </w:hyperlink>
      <w:r w:rsidR="007871E5">
        <w:rPr>
          <w:rFonts w:ascii="Times New Roman" w:eastAsia="Times New Roman" w:hAnsi="Times New Roman" w:cs="Times New Roman"/>
          <w:sz w:val="23"/>
        </w:rPr>
        <w:t xml:space="preserve"> </w:t>
      </w:r>
    </w:p>
    <w:p w14:paraId="78F619DA" w14:textId="77777777" w:rsidR="007871E5" w:rsidRDefault="007871E5">
      <w:pPr>
        <w:spacing w:after="5329"/>
        <w:ind w:left="739"/>
        <w:rPr>
          <w:rFonts w:ascii="Times New Roman" w:eastAsia="Times New Roman" w:hAnsi="Times New Roman" w:cs="Times New Roman"/>
          <w:sz w:val="23"/>
        </w:rPr>
      </w:pPr>
    </w:p>
    <w:p w14:paraId="6B6589B9" w14:textId="77777777" w:rsidR="006F40C0" w:rsidRDefault="006F40C0">
      <w:pPr>
        <w:spacing w:after="5329"/>
        <w:ind w:left="739"/>
      </w:pPr>
    </w:p>
    <w:p w14:paraId="444114B7" w14:textId="77777777" w:rsidR="008A170F" w:rsidRDefault="0059075D">
      <w:pPr>
        <w:spacing w:after="0"/>
        <w:ind w:left="4818"/>
        <w:jc w:val="center"/>
      </w:pPr>
      <w:r>
        <w:rPr>
          <w:rFonts w:ascii="Times New Roman" w:eastAsia="Times New Roman" w:hAnsi="Times New Roman" w:cs="Times New Roman"/>
          <w:sz w:val="23"/>
        </w:rPr>
        <w:t xml:space="preserve"> </w:t>
      </w:r>
    </w:p>
    <w:sectPr w:rsidR="008A170F" w:rsidSect="0059075D">
      <w:headerReference w:type="even" r:id="rId23"/>
      <w:headerReference w:type="default" r:id="rId24"/>
      <w:footerReference w:type="even" r:id="rId25"/>
      <w:footerReference w:type="default" r:id="rId26"/>
      <w:pgSz w:w="12240" w:h="15840"/>
      <w:pgMar w:top="1327" w:right="1557" w:bottom="1222" w:left="1133" w:header="720" w:footer="720" w:gutter="0"/>
      <w:pgBorders w:offsetFrom="page">
        <w:top w:val="single" w:sz="8" w:space="24" w:color="auto"/>
        <w:left w:val="single" w:sz="8" w:space="24" w:color="auto"/>
        <w:bottom w:val="single" w:sz="8" w:space="24" w:color="auto"/>
        <w:right w:val="single" w:sz="8"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E38AC" w14:textId="77777777" w:rsidR="0040136C" w:rsidRDefault="0040136C">
      <w:pPr>
        <w:spacing w:after="0" w:line="240" w:lineRule="auto"/>
      </w:pPr>
      <w:r>
        <w:separator/>
      </w:r>
    </w:p>
  </w:endnote>
  <w:endnote w:type="continuationSeparator" w:id="0">
    <w:p w14:paraId="596EE3B5" w14:textId="77777777" w:rsidR="0040136C" w:rsidRDefault="00401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463E3" w14:textId="77777777" w:rsidR="005F284D" w:rsidRDefault="005F284D">
    <w:pPr>
      <w:spacing w:after="138"/>
      <w:ind w:left="739"/>
    </w:pPr>
    <w:r>
      <w:rPr>
        <w:noProof/>
        <w:lang w:bidi="kn-IN"/>
      </w:rPr>
      <mc:AlternateContent>
        <mc:Choice Requires="wpg">
          <w:drawing>
            <wp:anchor distT="0" distB="0" distL="114300" distR="114300" simplePos="0" relativeHeight="251660288" behindDoc="0" locked="0" layoutInCell="1" allowOverlap="1" wp14:anchorId="42C558BB" wp14:editId="27E9E017">
              <wp:simplePos x="0" y="0"/>
              <wp:positionH relativeFrom="page">
                <wp:posOffset>1171956</wp:posOffset>
              </wp:positionH>
              <wp:positionV relativeFrom="page">
                <wp:posOffset>9064752</wp:posOffset>
              </wp:positionV>
              <wp:extent cx="5439156" cy="36576"/>
              <wp:effectExtent l="0" t="0" r="0" b="0"/>
              <wp:wrapSquare wrapText="bothSides"/>
              <wp:docPr id="7241" name="Group 7241"/>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73" name="Shape 7573"/>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71E6D5E" id="Group 7241" o:spid="_x0000_s1026" style="position:absolute;margin-left:92.3pt;margin-top:713.75pt;width:428.3pt;height:2.9pt;z-index:251660288;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">
              <v:shape id="Shape 7573"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" path="m,l5439156,r,36576l,36576,,e" fillcolor="#622423" stroked="f" strokeweight="0">
                <v:stroke miterlimit="83231f" joinstyle="miter"/>
                <v:path arrowok="t" textboxrect="0,0,5439156,36576"/>
              </v:shape>
              <w10:wrap type="square" anchorx="page" anchory="page"/>
            </v:group>
          </w:pict>
        </mc:Fallback>
      </mc:AlternateContent>
    </w:r>
    <w:r>
      <w:rPr>
        <w:rFonts w:ascii="Times New Roman" w:eastAsia="Times New Roman" w:hAnsi="Times New Roman" w:cs="Times New Roman"/>
        <w:sz w:val="23"/>
      </w:rPr>
      <w:t xml:space="preserve">Dept. of Electrical &amp; Electronics Engineering, PES University Page </w:t>
    </w:r>
    <w:r>
      <w:fldChar w:fldCharType="begin"/>
    </w:r>
    <w:r>
      <w:instrText xml:space="preserve"> PAGE   \* MERGEFORMAT </w:instrText>
    </w:r>
    <w:r>
      <w:fldChar w:fldCharType="separate"/>
    </w:r>
    <w:r>
      <w:rPr>
        <w:rFonts w:ascii="Times New Roman" w:eastAsia="Times New Roman" w:hAnsi="Times New Roman" w:cs="Times New Roman"/>
        <w:sz w:val="23"/>
      </w:rPr>
      <w:t>2</w:t>
    </w:r>
    <w:r>
      <w:rPr>
        <w:rFonts w:ascii="Times New Roman" w:eastAsia="Times New Roman" w:hAnsi="Times New Roman" w:cs="Times New Roman"/>
        <w:sz w:val="23"/>
      </w:rPr>
      <w:fldChar w:fldCharType="end"/>
    </w:r>
    <w:r>
      <w:rPr>
        <w:rFonts w:ascii="Times New Roman" w:eastAsia="Times New Roman" w:hAnsi="Times New Roman" w:cs="Times New Roman"/>
        <w:sz w:val="23"/>
      </w:rPr>
      <w:t xml:space="preserve"> </w:t>
    </w:r>
  </w:p>
  <w:p w14:paraId="1368B649" w14:textId="77777777" w:rsidR="005F284D" w:rsidRDefault="005F284D">
    <w:pPr>
      <w:spacing w:after="0"/>
      <w:ind w:left="739"/>
    </w:pPr>
    <w:r>
      <w:rPr>
        <w:rFonts w:ascii="Times New Roman" w:eastAsia="Times New Roman" w:hAnsi="Times New Roman" w:cs="Times New Roman"/>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15E62" w14:textId="2256CDBF" w:rsidR="005F284D" w:rsidRDefault="005F284D">
    <w:pPr>
      <w:spacing w:after="138"/>
      <w:ind w:left="739"/>
    </w:pPr>
    <w:r>
      <w:rPr>
        <w:noProof/>
        <w:lang w:bidi="kn-IN"/>
      </w:rPr>
      <mc:AlternateContent>
        <mc:Choice Requires="wpg">
          <w:drawing>
            <wp:anchor distT="0" distB="0" distL="114300" distR="114300" simplePos="0" relativeHeight="251661312" behindDoc="0" locked="0" layoutInCell="1" allowOverlap="1" wp14:anchorId="5246AA3F" wp14:editId="7BFE0F32">
              <wp:simplePos x="0" y="0"/>
              <wp:positionH relativeFrom="page">
                <wp:posOffset>1171956</wp:posOffset>
              </wp:positionH>
              <wp:positionV relativeFrom="page">
                <wp:posOffset>9064752</wp:posOffset>
              </wp:positionV>
              <wp:extent cx="5439156" cy="36576"/>
              <wp:effectExtent l="0" t="0" r="0" b="0"/>
              <wp:wrapSquare wrapText="bothSides"/>
              <wp:docPr id="7215" name="Group 7215"/>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71" name="Shape 7571"/>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1BC0EF9" id="Group 7215" o:spid="_x0000_s1026" style="position:absolute;margin-left:92.3pt;margin-top:713.75pt;width:428.3pt;height:2.9pt;z-index:251661312;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">
              <v:shape id="Shape 7571"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" path="m,l5439156,r,36576l,36576,,e" fillcolor="#622423" stroked="f" strokeweight="0">
                <v:stroke miterlimit="83231f" joinstyle="miter"/>
                <v:path arrowok="t" textboxrect="0,0,5439156,36576"/>
              </v:shape>
              <w10:wrap type="square" anchorx="page" anchory="page"/>
            </v:group>
          </w:pict>
        </mc:Fallback>
      </mc:AlternateContent>
    </w:r>
    <w:r>
      <w:rPr>
        <w:rFonts w:ascii="Times New Roman" w:eastAsia="Times New Roman" w:hAnsi="Times New Roman" w:cs="Times New Roman"/>
        <w:sz w:val="23"/>
      </w:rPr>
      <w:t xml:space="preserve">Dept. of Electronics and Communication Engineering, PES University Page </w:t>
    </w:r>
    <w:r>
      <w:fldChar w:fldCharType="begin"/>
    </w:r>
    <w:r>
      <w:instrText xml:space="preserve"> PAGE   \* MERGEFORMAT </w:instrText>
    </w:r>
    <w:r>
      <w:fldChar w:fldCharType="separate"/>
    </w:r>
    <w:r w:rsidR="0084561B" w:rsidRPr="0084561B">
      <w:rPr>
        <w:rFonts w:ascii="Times New Roman" w:eastAsia="Times New Roman" w:hAnsi="Times New Roman" w:cs="Times New Roman"/>
        <w:noProof/>
        <w:sz w:val="23"/>
      </w:rPr>
      <w:t>8</w:t>
    </w:r>
    <w:r>
      <w:rPr>
        <w:rFonts w:ascii="Times New Roman" w:eastAsia="Times New Roman" w:hAnsi="Times New Roman" w:cs="Times New Roman"/>
        <w:sz w:val="23"/>
      </w:rPr>
      <w:fldChar w:fldCharType="end"/>
    </w:r>
    <w:r>
      <w:rPr>
        <w:rFonts w:ascii="Times New Roman" w:eastAsia="Times New Roman" w:hAnsi="Times New Roman" w:cs="Times New Roman"/>
        <w:sz w:val="23"/>
      </w:rPr>
      <w:t xml:space="preserve"> </w:t>
    </w:r>
  </w:p>
  <w:p w14:paraId="3FBEA22E" w14:textId="77777777" w:rsidR="005F284D" w:rsidRDefault="005F284D">
    <w:pPr>
      <w:spacing w:after="0"/>
      <w:ind w:left="739"/>
    </w:pPr>
    <w:r>
      <w:rPr>
        <w:rFonts w:ascii="Times New Roman" w:eastAsia="Times New Roman" w:hAnsi="Times New Roman" w:cs="Times New Roman"/>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CE01D" w14:textId="77777777" w:rsidR="0040136C" w:rsidRDefault="0040136C">
      <w:pPr>
        <w:spacing w:after="0" w:line="240" w:lineRule="auto"/>
      </w:pPr>
      <w:r>
        <w:separator/>
      </w:r>
    </w:p>
  </w:footnote>
  <w:footnote w:type="continuationSeparator" w:id="0">
    <w:p w14:paraId="5C4067FC" w14:textId="77777777" w:rsidR="0040136C" w:rsidRDefault="00401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C7E0D" w14:textId="77777777" w:rsidR="005F284D" w:rsidRDefault="005F284D">
    <w:pPr>
      <w:spacing w:after="108"/>
      <w:ind w:left="739"/>
    </w:pPr>
    <w:r>
      <w:rPr>
        <w:noProof/>
        <w:lang w:bidi="kn-IN"/>
      </w:rPr>
      <mc:AlternateContent>
        <mc:Choice Requires="wpg">
          <w:drawing>
            <wp:anchor distT="0" distB="0" distL="114300" distR="114300" simplePos="0" relativeHeight="251658240" behindDoc="0" locked="0" layoutInCell="1" allowOverlap="1" wp14:anchorId="5861E149" wp14:editId="3E0C905A">
              <wp:simplePos x="0" y="0"/>
              <wp:positionH relativeFrom="page">
                <wp:posOffset>1171956</wp:posOffset>
              </wp:positionH>
              <wp:positionV relativeFrom="page">
                <wp:posOffset>687324</wp:posOffset>
              </wp:positionV>
              <wp:extent cx="5439156" cy="36576"/>
              <wp:effectExtent l="0" t="0" r="0" b="0"/>
              <wp:wrapSquare wrapText="bothSides"/>
              <wp:docPr id="7227" name="Group 7227"/>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69" name="Shape 7569"/>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2438F8E" id="Group 7227" o:spid="_x0000_s1026" style="position:absolute;margin-left:92.3pt;margin-top:54.1pt;width:428.3pt;height:2.9pt;z-index:251658240;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">
              <v:shape id="Shape 7569"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" path="m,l5439156,r,36576l,36576,,e" fillcolor="#622423" stroked="f" strokeweight="0">
                <v:stroke miterlimit="83231f" joinstyle="miter"/>
                <v:path arrowok="t" textboxrect="0,0,5439156,36576"/>
              </v:shape>
              <w10:wrap type="square" anchorx="page" anchory="page"/>
            </v:group>
          </w:pict>
        </mc:Fallback>
      </mc:AlternateContent>
    </w:r>
    <w:r>
      <w:rPr>
        <w:rFonts w:ascii="Times New Roman" w:eastAsia="Times New Roman" w:hAnsi="Times New Roman" w:cs="Times New Roman"/>
        <w:sz w:val="23"/>
      </w:rPr>
      <w:t>Human Robot Interaction</w:t>
    </w:r>
    <w:r>
      <w:rPr>
        <w:rFonts w:ascii="Times New Roman" w:eastAsia="Times New Roman" w:hAnsi="Times New Roman" w:cs="Times New Roman"/>
        <w:sz w:val="30"/>
      </w:rPr>
      <w:t xml:space="preserve"> </w:t>
    </w:r>
  </w:p>
  <w:p w14:paraId="591C9781" w14:textId="77777777" w:rsidR="005F284D" w:rsidRDefault="005F284D">
    <w:pPr>
      <w:spacing w:after="0"/>
      <w:ind w:left="739"/>
    </w:pPr>
    <w:r>
      <w:rPr>
        <w:rFonts w:ascii="Times New Roman" w:eastAsia="Times New Roman" w:hAnsi="Times New Roman" w:cs="Times New Roman"/>
        <w:sz w:val="23"/>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F3CB7" w14:textId="29707DE2" w:rsidR="005F284D" w:rsidRDefault="005F284D">
    <w:pPr>
      <w:spacing w:after="108"/>
      <w:ind w:left="739"/>
    </w:pPr>
    <w:r>
      <w:rPr>
        <w:noProof/>
        <w:lang w:bidi="kn-IN"/>
      </w:rPr>
      <mc:AlternateContent>
        <mc:Choice Requires="wpg">
          <w:drawing>
            <wp:anchor distT="0" distB="0" distL="114300" distR="114300" simplePos="0" relativeHeight="251659264" behindDoc="0" locked="0" layoutInCell="1" allowOverlap="1" wp14:anchorId="030A9694" wp14:editId="1A02F1D4">
              <wp:simplePos x="0" y="0"/>
              <wp:positionH relativeFrom="page">
                <wp:posOffset>1171575</wp:posOffset>
              </wp:positionH>
              <wp:positionV relativeFrom="page">
                <wp:posOffset>769620</wp:posOffset>
              </wp:positionV>
              <wp:extent cx="5439156" cy="36576"/>
              <wp:effectExtent l="0" t="0" r="0" b="0"/>
              <wp:wrapSquare wrapText="bothSides"/>
              <wp:docPr id="7201" name="Group 7201"/>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67" name="Shape 7567"/>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0F556B0" id="Group 7201" o:spid="_x0000_s1026" style="position:absolute;margin-left:92.25pt;margin-top:60.6pt;width:428.3pt;height:2.9pt;z-index:251659264;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">
              <v:shape id="Shape 7567"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" path="m,l5439156,r,36576l,36576,,e" fillcolor="#622423" stroked="f" strokeweight="0">
                <v:stroke miterlimit="83231f" joinstyle="miter"/>
                <v:path arrowok="t" textboxrect="0,0,5439156,36576"/>
              </v:shape>
              <w10:wrap type="square" anchorx="page" anchory="page"/>
            </v:group>
          </w:pict>
        </mc:Fallback>
      </mc:AlternateContent>
    </w:r>
    <w:r>
      <w:rPr>
        <w:rFonts w:ascii="Times New Roman" w:eastAsia="Times New Roman" w:hAnsi="Times New Roman" w:cs="Times New Roman"/>
        <w:sz w:val="26"/>
      </w:rPr>
      <w:t xml:space="preserve">   </w:t>
    </w:r>
    <w:r w:rsidRPr="004F2683">
      <w:rPr>
        <w:noProof/>
        <w:lang w:bidi="kn-IN"/>
      </w:rPr>
      <w:drawing>
        <wp:inline distT="0" distB="0" distL="0" distR="0" wp14:anchorId="0729EB3A" wp14:editId="37330495">
          <wp:extent cx="510681" cy="237220"/>
          <wp:effectExtent l="0" t="0" r="3810" b="0"/>
          <wp:docPr id="25" name="Picture 25">
            <a:extLst xmlns:a="http://schemas.openxmlformats.org/drawingml/2006/main">
              <a:ext uri="{FF2B5EF4-FFF2-40B4-BE49-F238E27FC236}">
                <a16:creationId xmlns:a16="http://schemas.microsoft.com/office/drawing/2014/main" id="{4210DE6D-9F2B-8448-6501-F1186989C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4210DE6D-9F2B-8448-6501-F1186989C430}"/>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160" cy="282501"/>
                  </a:xfrm>
                  <a:prstGeom prst="rect">
                    <a:avLst/>
                  </a:prstGeom>
                  <a:noFill/>
                </pic:spPr>
              </pic:pic>
            </a:graphicData>
          </a:graphic>
        </wp:inline>
      </w:drawing>
    </w:r>
    <w:r>
      <w:rPr>
        <w:rFonts w:ascii="Times New Roman" w:eastAsia="Times New Roman" w:hAnsi="Times New Roman" w:cs="Times New Roman"/>
        <w:sz w:val="26"/>
      </w:rPr>
      <w:t xml:space="preserve">   </w:t>
    </w:r>
    <w:r w:rsidRPr="008C010B">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w:t>
    </w:r>
    <w:r w:rsidRPr="00D57301">
      <w:rPr>
        <w:rFonts w:ascii="Times New Roman" w:eastAsia="Times New Roman" w:hAnsi="Times New Roman" w:cs="Times New Roman"/>
        <w:sz w:val="26"/>
      </w:rPr>
      <w:t>Automation for Diagnostics Lab</w:t>
    </w:r>
    <w:r>
      <w:rPr>
        <w:rFonts w:ascii="Times New Roman" w:eastAsia="Times New Roman" w:hAnsi="Times New Roman" w:cs="Times New Roman"/>
        <w:sz w:val="26"/>
      </w:rPr>
      <w:t xml:space="preserve">                           </w:t>
    </w:r>
    <w:r>
      <w:rPr>
        <w:rFonts w:ascii="Times New Roman" w:eastAsia="Times New Roman" w:hAnsi="Times New Roman" w:cs="Times New Roman"/>
        <w:sz w:val="30"/>
      </w:rPr>
      <w:t xml:space="preserve"> </w:t>
    </w:r>
    <w:r>
      <w:rPr>
        <w:noProof/>
        <w:lang w:bidi="kn-IN"/>
      </w:rPr>
      <w:drawing>
        <wp:inline distT="0" distB="0" distL="0" distR="0" wp14:anchorId="7EE072C7" wp14:editId="152A7240">
          <wp:extent cx="285115" cy="24934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extLst>
                      <a:ext uri="{28A0092B-C50C-407E-A947-70E740481C1C}">
                        <a14:useLocalDpi xmlns:a14="http://schemas.microsoft.com/office/drawing/2010/main" val="0"/>
                      </a:ext>
                    </a:extLst>
                  </a:blip>
                  <a:stretch>
                    <a:fillRect/>
                  </a:stretch>
                </pic:blipFill>
                <pic:spPr>
                  <a:xfrm>
                    <a:off x="0" y="0"/>
                    <a:ext cx="304238" cy="266067"/>
                  </a:xfrm>
                  <a:prstGeom prst="rect">
                    <a:avLst/>
                  </a:prstGeom>
                </pic:spPr>
              </pic:pic>
            </a:graphicData>
          </a:graphic>
        </wp:inline>
      </w:drawing>
    </w:r>
  </w:p>
  <w:p w14:paraId="4C9945CB" w14:textId="77777777" w:rsidR="005F284D" w:rsidRDefault="005F284D">
    <w:pPr>
      <w:spacing w:after="0"/>
      <w:ind w:left="739"/>
    </w:pPr>
    <w:r>
      <w:rPr>
        <w:rFonts w:ascii="Times New Roman" w:eastAsia="Times New Roman" w:hAnsi="Times New Roman" w:cs="Times New Roman"/>
        <w:sz w:val="23"/>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883"/>
    <w:multiLevelType w:val="hybridMultilevel"/>
    <w:tmpl w:val="6D6061B6"/>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B90840"/>
    <w:multiLevelType w:val="hybridMultilevel"/>
    <w:tmpl w:val="726AD9AE"/>
    <w:lvl w:ilvl="0" w:tplc="8DDEF7AE">
      <w:start w:val="1"/>
      <w:numFmt w:val="bullet"/>
      <w:lvlText w:val="•"/>
      <w:lvlJc w:val="left"/>
      <w:pPr>
        <w:ind w:left="1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226A62A">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B8ADDC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5980D9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C124BE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D8258B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962D6A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314987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468A2C0">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7FD7762"/>
    <w:multiLevelType w:val="hybridMultilevel"/>
    <w:tmpl w:val="6EC84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521213"/>
    <w:multiLevelType w:val="hybridMultilevel"/>
    <w:tmpl w:val="1CBA96CC"/>
    <w:lvl w:ilvl="0" w:tplc="382A221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B403CEA"/>
    <w:multiLevelType w:val="multilevel"/>
    <w:tmpl w:val="1E4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E90125"/>
    <w:multiLevelType w:val="hybridMultilevel"/>
    <w:tmpl w:val="1982F770"/>
    <w:lvl w:ilvl="0" w:tplc="13CA9478">
      <w:start w:val="1"/>
      <w:numFmt w:val="decimal"/>
      <w:lvlText w:val="%1."/>
      <w:lvlJc w:val="left"/>
      <w:pPr>
        <w:ind w:left="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8F41A9C">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C6D1BE">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010E6E8">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7BE3500">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F201FB2">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2B0B692">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A427C62">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D6A2EE0">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7A363697"/>
    <w:multiLevelType w:val="hybridMultilevel"/>
    <w:tmpl w:val="C994E61A"/>
    <w:lvl w:ilvl="0" w:tplc="DA08F9A4">
      <w:start w:val="1"/>
      <w:numFmt w:val="decimal"/>
      <w:lvlText w:val="%1."/>
      <w:lvlJc w:val="left"/>
      <w:pPr>
        <w:ind w:left="799" w:hanging="360"/>
      </w:pPr>
      <w:rPr>
        <w:rFonts w:hint="default"/>
      </w:rPr>
    </w:lvl>
    <w:lvl w:ilvl="1" w:tplc="40090019" w:tentative="1">
      <w:start w:val="1"/>
      <w:numFmt w:val="lowerLetter"/>
      <w:lvlText w:val="%2."/>
      <w:lvlJc w:val="left"/>
      <w:pPr>
        <w:ind w:left="1519" w:hanging="360"/>
      </w:pPr>
    </w:lvl>
    <w:lvl w:ilvl="2" w:tplc="4009001B" w:tentative="1">
      <w:start w:val="1"/>
      <w:numFmt w:val="lowerRoman"/>
      <w:lvlText w:val="%3."/>
      <w:lvlJc w:val="right"/>
      <w:pPr>
        <w:ind w:left="2239" w:hanging="180"/>
      </w:pPr>
    </w:lvl>
    <w:lvl w:ilvl="3" w:tplc="4009000F" w:tentative="1">
      <w:start w:val="1"/>
      <w:numFmt w:val="decimal"/>
      <w:lvlText w:val="%4."/>
      <w:lvlJc w:val="left"/>
      <w:pPr>
        <w:ind w:left="2959" w:hanging="360"/>
      </w:pPr>
    </w:lvl>
    <w:lvl w:ilvl="4" w:tplc="40090019" w:tentative="1">
      <w:start w:val="1"/>
      <w:numFmt w:val="lowerLetter"/>
      <w:lvlText w:val="%5."/>
      <w:lvlJc w:val="left"/>
      <w:pPr>
        <w:ind w:left="3679" w:hanging="360"/>
      </w:pPr>
    </w:lvl>
    <w:lvl w:ilvl="5" w:tplc="4009001B" w:tentative="1">
      <w:start w:val="1"/>
      <w:numFmt w:val="lowerRoman"/>
      <w:lvlText w:val="%6."/>
      <w:lvlJc w:val="right"/>
      <w:pPr>
        <w:ind w:left="4399" w:hanging="180"/>
      </w:pPr>
    </w:lvl>
    <w:lvl w:ilvl="6" w:tplc="4009000F" w:tentative="1">
      <w:start w:val="1"/>
      <w:numFmt w:val="decimal"/>
      <w:lvlText w:val="%7."/>
      <w:lvlJc w:val="left"/>
      <w:pPr>
        <w:ind w:left="5119" w:hanging="360"/>
      </w:pPr>
    </w:lvl>
    <w:lvl w:ilvl="7" w:tplc="40090019" w:tentative="1">
      <w:start w:val="1"/>
      <w:numFmt w:val="lowerLetter"/>
      <w:lvlText w:val="%8."/>
      <w:lvlJc w:val="left"/>
      <w:pPr>
        <w:ind w:left="5839" w:hanging="360"/>
      </w:pPr>
    </w:lvl>
    <w:lvl w:ilvl="8" w:tplc="4009001B" w:tentative="1">
      <w:start w:val="1"/>
      <w:numFmt w:val="lowerRoman"/>
      <w:lvlText w:val="%9."/>
      <w:lvlJc w:val="right"/>
      <w:pPr>
        <w:ind w:left="6559" w:hanging="180"/>
      </w:pPr>
    </w:lvl>
  </w:abstractNum>
  <w:num w:numId="1" w16cid:durableId="721829148">
    <w:abstractNumId w:val="5"/>
  </w:num>
  <w:num w:numId="2" w16cid:durableId="427623734">
    <w:abstractNumId w:val="1"/>
  </w:num>
  <w:num w:numId="3" w16cid:durableId="108938719">
    <w:abstractNumId w:val="0"/>
  </w:num>
  <w:num w:numId="4" w16cid:durableId="1052271478">
    <w:abstractNumId w:val="3"/>
  </w:num>
  <w:num w:numId="5" w16cid:durableId="307592524">
    <w:abstractNumId w:val="2"/>
  </w:num>
  <w:num w:numId="6" w16cid:durableId="484203042">
    <w:abstractNumId w:val="4"/>
  </w:num>
  <w:num w:numId="7" w16cid:durableId="367862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rinidhi Betada">
    <w15:presenceInfo w15:providerId="Windows Live" w15:userId="d100f1075c855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70F"/>
    <w:rsid w:val="0004228C"/>
    <w:rsid w:val="000468BA"/>
    <w:rsid w:val="00054C37"/>
    <w:rsid w:val="00081B62"/>
    <w:rsid w:val="000C566E"/>
    <w:rsid w:val="000F56FB"/>
    <w:rsid w:val="001453BB"/>
    <w:rsid w:val="00151868"/>
    <w:rsid w:val="00152683"/>
    <w:rsid w:val="0016406A"/>
    <w:rsid w:val="00172B6B"/>
    <w:rsid w:val="001A1FCB"/>
    <w:rsid w:val="001B7CBB"/>
    <w:rsid w:val="001C334E"/>
    <w:rsid w:val="002009A5"/>
    <w:rsid w:val="0027648A"/>
    <w:rsid w:val="002840E4"/>
    <w:rsid w:val="003D4E9E"/>
    <w:rsid w:val="0040136C"/>
    <w:rsid w:val="004163D8"/>
    <w:rsid w:val="00421658"/>
    <w:rsid w:val="00436C21"/>
    <w:rsid w:val="004837F7"/>
    <w:rsid w:val="0057419B"/>
    <w:rsid w:val="00580B46"/>
    <w:rsid w:val="0059075D"/>
    <w:rsid w:val="005B30A8"/>
    <w:rsid w:val="005F284D"/>
    <w:rsid w:val="0062101D"/>
    <w:rsid w:val="00627A45"/>
    <w:rsid w:val="00634B37"/>
    <w:rsid w:val="006F3E53"/>
    <w:rsid w:val="006F40C0"/>
    <w:rsid w:val="00782675"/>
    <w:rsid w:val="007871E5"/>
    <w:rsid w:val="00807885"/>
    <w:rsid w:val="0084561B"/>
    <w:rsid w:val="00856F24"/>
    <w:rsid w:val="008A170F"/>
    <w:rsid w:val="008B0187"/>
    <w:rsid w:val="008C010B"/>
    <w:rsid w:val="008C2947"/>
    <w:rsid w:val="008E4CC7"/>
    <w:rsid w:val="00942C14"/>
    <w:rsid w:val="0097759E"/>
    <w:rsid w:val="009D1D03"/>
    <w:rsid w:val="009D4897"/>
    <w:rsid w:val="00A72429"/>
    <w:rsid w:val="00B214D4"/>
    <w:rsid w:val="00B302E9"/>
    <w:rsid w:val="00B50269"/>
    <w:rsid w:val="00B57C07"/>
    <w:rsid w:val="00B7264C"/>
    <w:rsid w:val="00B84352"/>
    <w:rsid w:val="00C4149B"/>
    <w:rsid w:val="00C9606E"/>
    <w:rsid w:val="00D01468"/>
    <w:rsid w:val="00D035BB"/>
    <w:rsid w:val="00D57301"/>
    <w:rsid w:val="00D82737"/>
    <w:rsid w:val="00DE3CCA"/>
    <w:rsid w:val="00E90A53"/>
    <w:rsid w:val="00EA3EB8"/>
    <w:rsid w:val="00EB3E08"/>
    <w:rsid w:val="00EB71D3"/>
    <w:rsid w:val="00EC7176"/>
    <w:rsid w:val="00F32E99"/>
    <w:rsid w:val="00F423AD"/>
    <w:rsid w:val="00F47AE5"/>
    <w:rsid w:val="00FF692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8B8362"/>
  <w15:docId w15:val="{14E3B5D5-6C00-4016-9B5E-A8AF6C16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06E"/>
    <w:rPr>
      <w:rFonts w:ascii="Calibri" w:eastAsia="Calibri" w:hAnsi="Calibri" w:cs="Calibri"/>
      <w:color w:val="000000"/>
    </w:rPr>
  </w:style>
  <w:style w:type="paragraph" w:styleId="Heading1">
    <w:name w:val="heading 1"/>
    <w:next w:val="Normal"/>
    <w:link w:val="Heading1Char"/>
    <w:uiPriority w:val="9"/>
    <w:qFormat/>
    <w:pPr>
      <w:keepNext/>
      <w:keepLines/>
      <w:spacing w:after="64"/>
      <w:ind w:left="436"/>
      <w:jc w:val="center"/>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129"/>
      <w:ind w:left="444" w:hanging="10"/>
      <w:jc w:val="center"/>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98"/>
      <w:ind w:left="749" w:hanging="10"/>
      <w:outlineLvl w:val="2"/>
    </w:pPr>
    <w:rPr>
      <w:rFonts w:ascii="Times New Roman" w:eastAsia="Times New Roman" w:hAnsi="Times New Roman" w:cs="Times New Roman"/>
      <w:color w:val="000000"/>
      <w:sz w:val="21"/>
    </w:rPr>
  </w:style>
  <w:style w:type="paragraph" w:styleId="Heading4">
    <w:name w:val="heading 4"/>
    <w:basedOn w:val="Normal"/>
    <w:next w:val="Normal"/>
    <w:link w:val="Heading4Char"/>
    <w:uiPriority w:val="9"/>
    <w:semiHidden/>
    <w:unhideWhenUsed/>
    <w:qFormat/>
    <w:rsid w:val="004216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1"/>
    </w:rPr>
  </w:style>
  <w:style w:type="character" w:customStyle="1" w:styleId="Heading1Char">
    <w:name w:val="Heading 1 Char"/>
    <w:link w:val="Heading1"/>
    <w:rPr>
      <w:rFonts w:ascii="Times New Roman" w:eastAsia="Times New Roman" w:hAnsi="Times New Roman" w:cs="Times New Roman"/>
      <w:color w:val="000000"/>
      <w:sz w:val="38"/>
    </w:rPr>
  </w:style>
  <w:style w:type="character" w:customStyle="1" w:styleId="Heading2Char">
    <w:name w:val="Heading 2 Char"/>
    <w:link w:val="Heading2"/>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C01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010B"/>
    <w:rPr>
      <w:rFonts w:ascii="Calibri" w:eastAsia="Calibri" w:hAnsi="Calibri" w:cs="Calibri"/>
      <w:color w:val="000000"/>
    </w:rPr>
  </w:style>
  <w:style w:type="paragraph" w:styleId="Footer">
    <w:name w:val="footer"/>
    <w:basedOn w:val="Normal"/>
    <w:link w:val="FooterChar"/>
    <w:uiPriority w:val="99"/>
    <w:unhideWhenUsed/>
    <w:rsid w:val="008C01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010B"/>
    <w:rPr>
      <w:rFonts w:ascii="Calibri" w:eastAsia="Calibri" w:hAnsi="Calibri" w:cs="Calibri"/>
      <w:color w:val="000000"/>
    </w:rPr>
  </w:style>
  <w:style w:type="character" w:customStyle="1" w:styleId="Heading4Char">
    <w:name w:val="Heading 4 Char"/>
    <w:basedOn w:val="DefaultParagraphFont"/>
    <w:link w:val="Heading4"/>
    <w:uiPriority w:val="9"/>
    <w:semiHidden/>
    <w:rsid w:val="0042165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2101D"/>
    <w:pPr>
      <w:spacing w:after="0" w:line="360" w:lineRule="auto"/>
      <w:ind w:left="720"/>
      <w:contextualSpacing/>
      <w:jc w:val="both"/>
    </w:pPr>
    <w:rPr>
      <w:rFonts w:ascii="Times New Roman" w:eastAsia="SimSun" w:hAnsi="Times New Roman" w:cs="Times New Roman"/>
      <w:color w:val="auto"/>
      <w:kern w:val="0"/>
      <w:sz w:val="24"/>
      <w:szCs w:val="24"/>
      <w:lang w:val="en-US" w:eastAsia="zh-CN"/>
      <w14:ligatures w14:val="none"/>
    </w:rPr>
  </w:style>
  <w:style w:type="paragraph" w:styleId="NormalWeb">
    <w:name w:val="Normal (Web)"/>
    <w:basedOn w:val="Normal"/>
    <w:uiPriority w:val="99"/>
    <w:unhideWhenUsed/>
    <w:rsid w:val="0097759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6F40C0"/>
    <w:rPr>
      <w:color w:val="0563C1" w:themeColor="hyperlink"/>
      <w:u w:val="single"/>
    </w:rPr>
  </w:style>
  <w:style w:type="character" w:customStyle="1" w:styleId="UnresolvedMention1">
    <w:name w:val="Unresolved Mention1"/>
    <w:basedOn w:val="DefaultParagraphFont"/>
    <w:uiPriority w:val="99"/>
    <w:semiHidden/>
    <w:unhideWhenUsed/>
    <w:rsid w:val="006F40C0"/>
    <w:rPr>
      <w:color w:val="605E5C"/>
      <w:shd w:val="clear" w:color="auto" w:fill="E1DFDD"/>
    </w:rPr>
  </w:style>
  <w:style w:type="paragraph" w:styleId="TOCHeading">
    <w:name w:val="TOC Heading"/>
    <w:basedOn w:val="Heading1"/>
    <w:next w:val="Normal"/>
    <w:uiPriority w:val="39"/>
    <w:unhideWhenUsed/>
    <w:qFormat/>
    <w:rsid w:val="00151868"/>
    <w:pPr>
      <w:spacing w:before="240" w:after="0"/>
      <w:ind w:left="0"/>
      <w:jc w:val="left"/>
      <w:outlineLvl w:val="9"/>
    </w:pPr>
    <w:rPr>
      <w:rFonts w:asciiTheme="majorHAnsi" w:eastAsiaTheme="majorEastAsia" w:hAnsiTheme="majorHAnsi" w:cstheme="majorBidi"/>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151868"/>
    <w:pPr>
      <w:spacing w:after="100"/>
    </w:pPr>
  </w:style>
  <w:style w:type="paragraph" w:styleId="TOC2">
    <w:name w:val="toc 2"/>
    <w:basedOn w:val="Normal"/>
    <w:next w:val="Normal"/>
    <w:autoRedefine/>
    <w:uiPriority w:val="39"/>
    <w:unhideWhenUsed/>
    <w:rsid w:val="00151868"/>
    <w:pPr>
      <w:spacing w:after="100"/>
      <w:ind w:left="220"/>
    </w:pPr>
  </w:style>
  <w:style w:type="paragraph" w:styleId="TOC3">
    <w:name w:val="toc 3"/>
    <w:basedOn w:val="Normal"/>
    <w:next w:val="Normal"/>
    <w:autoRedefine/>
    <w:uiPriority w:val="39"/>
    <w:unhideWhenUsed/>
    <w:rsid w:val="00151868"/>
    <w:pPr>
      <w:spacing w:after="100"/>
      <w:ind w:left="440"/>
    </w:pPr>
  </w:style>
  <w:style w:type="paragraph" w:styleId="BalloonText">
    <w:name w:val="Balloon Text"/>
    <w:basedOn w:val="Normal"/>
    <w:link w:val="BalloonTextChar"/>
    <w:uiPriority w:val="99"/>
    <w:semiHidden/>
    <w:unhideWhenUsed/>
    <w:rsid w:val="005F2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84D"/>
    <w:rPr>
      <w:rFonts w:ascii="Tahoma" w:eastAsia="Calibri" w:hAnsi="Tahoma" w:cs="Tahoma"/>
      <w:color w:val="000000"/>
      <w:sz w:val="16"/>
      <w:szCs w:val="16"/>
    </w:rPr>
  </w:style>
  <w:style w:type="paragraph" w:styleId="Revision">
    <w:name w:val="Revision"/>
    <w:hidden/>
    <w:uiPriority w:val="99"/>
    <w:semiHidden/>
    <w:rsid w:val="00634B37"/>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294557">
      <w:bodyDiv w:val="1"/>
      <w:marLeft w:val="0"/>
      <w:marRight w:val="0"/>
      <w:marTop w:val="0"/>
      <w:marBottom w:val="0"/>
      <w:divBdr>
        <w:top w:val="none" w:sz="0" w:space="0" w:color="auto"/>
        <w:left w:val="none" w:sz="0" w:space="0" w:color="auto"/>
        <w:bottom w:val="none" w:sz="0" w:space="0" w:color="auto"/>
        <w:right w:val="none" w:sz="0" w:space="0" w:color="auto"/>
      </w:divBdr>
    </w:div>
    <w:div w:id="974988843">
      <w:bodyDiv w:val="1"/>
      <w:marLeft w:val="0"/>
      <w:marRight w:val="0"/>
      <w:marTop w:val="0"/>
      <w:marBottom w:val="0"/>
      <w:divBdr>
        <w:top w:val="none" w:sz="0" w:space="0" w:color="auto"/>
        <w:left w:val="none" w:sz="0" w:space="0" w:color="auto"/>
        <w:bottom w:val="none" w:sz="0" w:space="0" w:color="auto"/>
        <w:right w:val="none" w:sz="0" w:space="0" w:color="auto"/>
      </w:divBdr>
    </w:div>
    <w:div w:id="1151559598">
      <w:bodyDiv w:val="1"/>
      <w:marLeft w:val="0"/>
      <w:marRight w:val="0"/>
      <w:marTop w:val="0"/>
      <w:marBottom w:val="0"/>
      <w:divBdr>
        <w:top w:val="none" w:sz="0" w:space="0" w:color="auto"/>
        <w:left w:val="none" w:sz="0" w:space="0" w:color="auto"/>
        <w:bottom w:val="none" w:sz="0" w:space="0" w:color="auto"/>
        <w:right w:val="none" w:sz="0" w:space="0" w:color="auto"/>
      </w:divBdr>
    </w:div>
    <w:div w:id="1164051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dobot-robots.com/service/download-center"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SERLatBTH/StarterGuide-Dobot-Magician-with-Python/blob/master/README.m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log.roboflow.com/introducing-bounding-box-level-augmentation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orum.dobot.cc/t/importing-python-modules-to-dobotstudio-script-editor/13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github.com/luismesas/pydob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lectronicsworkshops.com/2020/08/10/object-detection-image-processing/"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86C1-ADD3-4B01-8086-E40CB2F38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2101</Words>
  <Characters>11980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Microsoft Word - Internship_Report_FINAL</vt:lpstr>
    </vt:vector>
  </TitlesOfParts>
  <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Internship_Report_FINAL</dc:title>
  <dc:subject/>
  <dc:creator>maala</dc:creator>
  <cp:keywords/>
  <cp:lastModifiedBy>Srinidhi Betada</cp:lastModifiedBy>
  <cp:revision>3</cp:revision>
  <dcterms:created xsi:type="dcterms:W3CDTF">2023-08-23T08:03:00Z</dcterms:created>
  <dcterms:modified xsi:type="dcterms:W3CDTF">2023-08-23T08:03:00Z</dcterms:modified>
</cp:coreProperties>
</file>